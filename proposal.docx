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882C1" w14:textId="3EFB14B6" w:rsidR="00AF3466" w:rsidRPr="00AF3466" w:rsidRDefault="00F808D1" w:rsidP="00452D82">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Computer Science 40S-007</w:t>
      </w:r>
    </w:p>
    <w:p w14:paraId="4BA75F2F" w14:textId="77777777" w:rsidR="00452D82" w:rsidRDefault="00452D82" w:rsidP="00AF3466">
      <w:pPr>
        <w:jc w:val="center"/>
        <w:rPr>
          <w:rFonts w:ascii="Times New Roman" w:hAnsi="Times New Roman" w:cs="Times New Roman"/>
          <w:b/>
          <w:bCs/>
          <w:sz w:val="40"/>
          <w:szCs w:val="40"/>
          <w:lang w:val="en-US"/>
        </w:rPr>
      </w:pPr>
    </w:p>
    <w:p w14:paraId="0302D265" w14:textId="7FCF3814" w:rsidR="00AF3466" w:rsidRPr="00AF3466" w:rsidRDefault="54239C66" w:rsidP="00AF3466">
      <w:pPr>
        <w:jc w:val="center"/>
        <w:rPr>
          <w:rFonts w:ascii="Times New Roman" w:hAnsi="Times New Roman" w:cs="Times New Roman"/>
          <w:b/>
          <w:bCs/>
          <w:sz w:val="40"/>
          <w:szCs w:val="40"/>
          <w:lang w:val="en-US"/>
        </w:rPr>
      </w:pPr>
      <w:r w:rsidRPr="428E6E39">
        <w:rPr>
          <w:rFonts w:ascii="Times New Roman" w:hAnsi="Times New Roman" w:cs="Times New Roman"/>
          <w:b/>
          <w:bCs/>
          <w:sz w:val="40"/>
          <w:szCs w:val="40"/>
          <w:lang w:val="en-US"/>
        </w:rPr>
        <w:t>Rummy Card Game</w:t>
      </w:r>
    </w:p>
    <w:p w14:paraId="6B4CE3A7" w14:textId="77777777" w:rsidR="00AF3466" w:rsidRPr="00AF3466" w:rsidRDefault="00AF3466" w:rsidP="00AF3466">
      <w:pPr>
        <w:jc w:val="center"/>
        <w:rPr>
          <w:rFonts w:ascii="Times New Roman" w:hAnsi="Times New Roman" w:cs="Times New Roman"/>
          <w:lang w:val="en-US"/>
        </w:rPr>
      </w:pPr>
    </w:p>
    <w:p w14:paraId="785419BF" w14:textId="703A04EA" w:rsidR="00AF3466" w:rsidRPr="00AF3466" w:rsidRDefault="00AF3466" w:rsidP="00AF3466">
      <w:pPr>
        <w:jc w:val="center"/>
        <w:rPr>
          <w:rFonts w:ascii="Times New Roman" w:hAnsi="Times New Roman" w:cs="Times New Roman"/>
          <w:b/>
          <w:bCs/>
          <w:sz w:val="28"/>
          <w:szCs w:val="28"/>
          <w:lang w:val="en-US"/>
        </w:rPr>
      </w:pPr>
      <w:r w:rsidRPr="00AF3466">
        <w:rPr>
          <w:rFonts w:ascii="Times New Roman" w:hAnsi="Times New Roman" w:cs="Times New Roman"/>
          <w:b/>
          <w:bCs/>
          <w:sz w:val="28"/>
          <w:szCs w:val="28"/>
          <w:lang w:val="en-US"/>
        </w:rPr>
        <w:t>Ruhani Jindal</w:t>
      </w:r>
      <w:r w:rsidR="00F808D1">
        <w:rPr>
          <w:rFonts w:ascii="Times New Roman" w:hAnsi="Times New Roman" w:cs="Times New Roman"/>
          <w:b/>
          <w:bCs/>
          <w:sz w:val="28"/>
          <w:szCs w:val="28"/>
          <w:lang w:val="en-US"/>
        </w:rPr>
        <w:t xml:space="preserve"> &amp;</w:t>
      </w:r>
      <w:r w:rsidR="00172DF4">
        <w:rPr>
          <w:rFonts w:ascii="Times New Roman" w:hAnsi="Times New Roman" w:cs="Times New Roman"/>
          <w:b/>
          <w:bCs/>
          <w:sz w:val="28"/>
          <w:szCs w:val="28"/>
          <w:lang w:val="en-US"/>
        </w:rPr>
        <w:t xml:space="preserve"> Celeste</w:t>
      </w:r>
      <w:r w:rsidR="00F808D1">
        <w:rPr>
          <w:rFonts w:ascii="Times New Roman" w:hAnsi="Times New Roman" w:cs="Times New Roman"/>
          <w:b/>
          <w:bCs/>
          <w:sz w:val="28"/>
          <w:szCs w:val="28"/>
          <w:lang w:val="en-US"/>
        </w:rPr>
        <w:t xml:space="preserve"> Lopez Boulton</w:t>
      </w:r>
    </w:p>
    <w:p w14:paraId="453A5338" w14:textId="71B952CA" w:rsidR="00AF3466" w:rsidRDefault="00AF3466" w:rsidP="00AF3466">
      <w:pPr>
        <w:jc w:val="center"/>
        <w:rPr>
          <w:rFonts w:ascii="Times New Roman" w:hAnsi="Times New Roman" w:cs="Times New Roman"/>
          <w:lang w:val="en-US"/>
        </w:rPr>
      </w:pPr>
      <w:r w:rsidRPr="00AF3466">
        <w:rPr>
          <w:rFonts w:ascii="Times New Roman" w:hAnsi="Times New Roman" w:cs="Times New Roman"/>
          <w:lang w:val="en-US"/>
        </w:rPr>
        <w:t>University of Winnipeg Collegiate</w:t>
      </w:r>
    </w:p>
    <w:p w14:paraId="58233DAD" w14:textId="77777777" w:rsidR="00503FF9" w:rsidRPr="007F1212" w:rsidRDefault="00503FF9" w:rsidP="00976909">
      <w:pPr>
        <w:rPr>
          <w:rFonts w:ascii="Times New Roman" w:hAnsi="Times New Roman" w:cs="Times New Roman"/>
          <w:lang w:val="en-US"/>
        </w:rPr>
      </w:pPr>
    </w:p>
    <w:p w14:paraId="72BB8ED7" w14:textId="25570A4E" w:rsidR="00691B85" w:rsidRDefault="00691B85" w:rsidP="00691B85">
      <w:pPr>
        <w:rPr>
          <w:rFonts w:ascii="Times New Roman" w:hAnsi="Times New Roman" w:cs="Times New Roman"/>
          <w:b/>
          <w:bCs/>
          <w:sz w:val="28"/>
          <w:szCs w:val="28"/>
          <w:lang w:val="en-US"/>
        </w:rPr>
      </w:pPr>
      <w:r w:rsidRPr="1863B54A">
        <w:rPr>
          <w:rFonts w:ascii="Times New Roman" w:hAnsi="Times New Roman" w:cs="Times New Roman"/>
          <w:b/>
          <w:bCs/>
          <w:sz w:val="28"/>
          <w:szCs w:val="28"/>
          <w:lang w:val="en-US"/>
        </w:rPr>
        <w:t>1. Introduction and Motivation</w:t>
      </w:r>
    </w:p>
    <w:p w14:paraId="4C2800DB" w14:textId="1FB6DF0F" w:rsidR="1863B54A" w:rsidRDefault="03FD2AA1" w:rsidP="1863B54A">
      <w:pPr>
        <w:spacing w:after="0"/>
        <w:rPr>
          <w:rFonts w:ascii="Times New Roman" w:eastAsia="Times New Roman" w:hAnsi="Times New Roman" w:cs="Times New Roman"/>
          <w:color w:val="000000" w:themeColor="text1"/>
          <w:lang w:val="en-US"/>
        </w:rPr>
      </w:pPr>
      <w:r w:rsidRPr="1863B54A">
        <w:rPr>
          <w:rFonts w:ascii="Times New Roman" w:eastAsia="Times New Roman" w:hAnsi="Times New Roman" w:cs="Times New Roman"/>
          <w:color w:val="000000" w:themeColor="text1"/>
          <w:lang w:val="en-US"/>
        </w:rPr>
        <w:t xml:space="preserve">For the final project, we have decided to create a card game called rummy. We picked this </w:t>
      </w:r>
      <w:proofErr w:type="gramStart"/>
      <w:r w:rsidRPr="1863B54A">
        <w:rPr>
          <w:rFonts w:ascii="Times New Roman" w:eastAsia="Times New Roman" w:hAnsi="Times New Roman" w:cs="Times New Roman"/>
          <w:color w:val="000000" w:themeColor="text1"/>
          <w:lang w:val="en-US"/>
        </w:rPr>
        <w:t>particular card</w:t>
      </w:r>
      <w:proofErr w:type="gramEnd"/>
      <w:r w:rsidRPr="1863B54A">
        <w:rPr>
          <w:rFonts w:ascii="Times New Roman" w:eastAsia="Times New Roman" w:hAnsi="Times New Roman" w:cs="Times New Roman"/>
          <w:color w:val="000000" w:themeColor="text1"/>
          <w:lang w:val="en-US"/>
        </w:rPr>
        <w:t xml:space="preserve"> game because it is not too simple or complex; it suits our programming level. It’s also a perfect game to play against a computer, allowing for the two of us to code different sections of the program.</w:t>
      </w:r>
    </w:p>
    <w:p w14:paraId="061002F0" w14:textId="77777777" w:rsidR="00A96A9F" w:rsidRPr="00407267" w:rsidRDefault="00A96A9F" w:rsidP="1863B54A">
      <w:pPr>
        <w:spacing w:after="0"/>
        <w:rPr>
          <w:rFonts w:ascii="Times New Roman" w:eastAsia="Times New Roman" w:hAnsi="Times New Roman" w:cs="Times New Roman"/>
          <w:color w:val="000000" w:themeColor="text1"/>
          <w:lang w:val="en-US"/>
        </w:rPr>
      </w:pPr>
    </w:p>
    <w:p w14:paraId="1DA634E4" w14:textId="75C1D336" w:rsidR="00691B85" w:rsidRPr="007F1212" w:rsidRDefault="00691B85" w:rsidP="00691B85">
      <w:pPr>
        <w:rPr>
          <w:rFonts w:ascii="Times New Roman" w:hAnsi="Times New Roman" w:cs="Times New Roman"/>
          <w:b/>
          <w:bCs/>
          <w:sz w:val="28"/>
          <w:szCs w:val="28"/>
          <w:lang w:val="en-US"/>
        </w:rPr>
      </w:pPr>
      <w:r w:rsidRPr="007F1212">
        <w:rPr>
          <w:rFonts w:ascii="Times New Roman" w:hAnsi="Times New Roman" w:cs="Times New Roman"/>
          <w:b/>
          <w:bCs/>
          <w:sz w:val="28"/>
          <w:szCs w:val="28"/>
          <w:lang w:val="en-US"/>
        </w:rPr>
        <w:t xml:space="preserve">2. Background and </w:t>
      </w:r>
      <w:r w:rsidR="007F1212" w:rsidRPr="007F1212">
        <w:rPr>
          <w:rFonts w:ascii="Times New Roman" w:hAnsi="Times New Roman" w:cs="Times New Roman"/>
          <w:b/>
          <w:bCs/>
          <w:sz w:val="28"/>
          <w:szCs w:val="28"/>
          <w:lang w:val="en-US"/>
        </w:rPr>
        <w:t>Related Work</w:t>
      </w:r>
    </w:p>
    <w:p w14:paraId="0B49F1AA" w14:textId="2839F854" w:rsidR="007F1212" w:rsidRPr="007F1212" w:rsidRDefault="007F1212" w:rsidP="00691B85">
      <w:pPr>
        <w:rPr>
          <w:rFonts w:ascii="Times New Roman" w:hAnsi="Times New Roman" w:cs="Times New Roman"/>
          <w:lang w:val="en-US"/>
        </w:rPr>
      </w:pPr>
      <w:r w:rsidRPr="007F1212">
        <w:rPr>
          <w:rFonts w:ascii="Times New Roman" w:hAnsi="Times New Roman" w:cs="Times New Roman"/>
          <w:b/>
          <w:bCs/>
          <w:lang w:val="en-US"/>
        </w:rPr>
        <w:t>a.</w:t>
      </w:r>
      <w:r>
        <w:rPr>
          <w:rFonts w:ascii="Times New Roman" w:hAnsi="Times New Roman" w:cs="Times New Roman"/>
          <w:b/>
          <w:bCs/>
          <w:lang w:val="en-US"/>
        </w:rPr>
        <w:t xml:space="preserve"> Related Work: </w:t>
      </w:r>
      <w:r w:rsidR="00A12F0B">
        <w:rPr>
          <w:rFonts w:ascii="Times New Roman" w:hAnsi="Times New Roman" w:cs="Times New Roman"/>
          <w:b/>
          <w:bCs/>
          <w:lang w:val="en-US"/>
        </w:rPr>
        <w:t>Rummy, the card game</w:t>
      </w:r>
    </w:p>
    <w:p w14:paraId="040E8831" w14:textId="6A624F23" w:rsidR="00733497" w:rsidRPr="00733497" w:rsidRDefault="52DA7016" w:rsidP="1863B54A">
      <w:pPr>
        <w:rPr>
          <w:rFonts w:ascii="Times New Roman" w:hAnsi="Times New Roman" w:cs="Times New Roman"/>
          <w:lang w:val="en-US"/>
        </w:rPr>
      </w:pPr>
      <w:r w:rsidRPr="1863B54A">
        <w:rPr>
          <w:rFonts w:ascii="Times New Roman" w:hAnsi="Times New Roman" w:cs="Times New Roman"/>
          <w:lang w:val="en-US"/>
        </w:rPr>
        <w:t xml:space="preserve">Rummy is a </w:t>
      </w:r>
      <w:r w:rsidR="004941A6" w:rsidRPr="1863B54A">
        <w:rPr>
          <w:rFonts w:ascii="Times New Roman" w:hAnsi="Times New Roman" w:cs="Times New Roman"/>
          <w:lang w:val="en-US"/>
        </w:rPr>
        <w:t>card game</w:t>
      </w:r>
      <w:r w:rsidRPr="1863B54A">
        <w:rPr>
          <w:rFonts w:ascii="Times New Roman" w:hAnsi="Times New Roman" w:cs="Times New Roman"/>
          <w:lang w:val="en-US"/>
        </w:rPr>
        <w:t xml:space="preserve"> that can be played between two or more people. The object of the game is to ‘meld’ your cards into two types of combinations. </w:t>
      </w:r>
    </w:p>
    <w:p w14:paraId="38D57C9A" w14:textId="168F4BB6" w:rsidR="00733497" w:rsidRPr="00733497" w:rsidRDefault="52DA7016" w:rsidP="1863B54A">
      <w:r w:rsidRPr="1863B54A">
        <w:rPr>
          <w:rFonts w:ascii="Times New Roman" w:hAnsi="Times New Roman" w:cs="Times New Roman"/>
          <w:lang w:val="en-US"/>
        </w:rPr>
        <w:t>Runs: These are consecutive sequences of three or more cards of the same suit.</w:t>
      </w:r>
    </w:p>
    <w:p w14:paraId="0A62BE35" w14:textId="4717354C" w:rsidR="00733497" w:rsidRPr="00733497" w:rsidRDefault="52DA7016" w:rsidP="1863B54A">
      <w:r w:rsidRPr="1863B54A">
        <w:rPr>
          <w:rFonts w:ascii="Times New Roman" w:hAnsi="Times New Roman" w:cs="Times New Roman"/>
          <w:lang w:val="en-US"/>
        </w:rPr>
        <w:t>Sets: These are collections of three or more cards of the same rank (but differing suits)</w:t>
      </w:r>
    </w:p>
    <w:p w14:paraId="2A2C1035" w14:textId="4CEECE8B" w:rsidR="00733497" w:rsidRPr="00733497" w:rsidRDefault="52DA7016" w:rsidP="1863B54A">
      <w:r w:rsidRPr="70123B4B">
        <w:rPr>
          <w:rFonts w:ascii="Times New Roman" w:hAnsi="Times New Roman" w:cs="Times New Roman"/>
          <w:lang w:val="en-US"/>
        </w:rPr>
        <w:t xml:space="preserve">For example, a run can consist of </w:t>
      </w:r>
      <w:proofErr w:type="gramStart"/>
      <w:r w:rsidRPr="70123B4B">
        <w:rPr>
          <w:rFonts w:ascii="Times New Roman" w:hAnsi="Times New Roman" w:cs="Times New Roman"/>
          <w:lang w:val="en-US"/>
        </w:rPr>
        <w:t xml:space="preserve">a six </w:t>
      </w:r>
      <w:r w:rsidR="3F7A3D2D" w:rsidRPr="70123B4B">
        <w:rPr>
          <w:rFonts w:ascii="Times New Roman" w:hAnsi="Times New Roman" w:cs="Times New Roman"/>
          <w:lang w:val="en-US"/>
        </w:rPr>
        <w:t>of</w:t>
      </w:r>
      <w:proofErr w:type="gramEnd"/>
      <w:r w:rsidRPr="70123B4B">
        <w:rPr>
          <w:rFonts w:ascii="Times New Roman" w:hAnsi="Times New Roman" w:cs="Times New Roman"/>
          <w:lang w:val="en-US"/>
        </w:rPr>
        <w:t xml:space="preserve"> hearts, a seven of spades, and an eight of clubs. Similarly, a set may consist of three sixes of different suits (examples: hearts, spades, and clubs).</w:t>
      </w:r>
    </w:p>
    <w:p w14:paraId="08DFF72F" w14:textId="58FF513F" w:rsidR="00733497" w:rsidRPr="00733497" w:rsidRDefault="52DA7016" w:rsidP="1863B54A">
      <w:r w:rsidRPr="70123B4B">
        <w:rPr>
          <w:rFonts w:ascii="Times New Roman" w:hAnsi="Times New Roman" w:cs="Times New Roman"/>
          <w:lang w:val="en-US"/>
        </w:rPr>
        <w:t>You can also lay off cards in rummy. Laying off is when a player puts down a card that matches the other player’s meld. For example, if player 1</w:t>
      </w:r>
      <w:r w:rsidR="0B67AE29" w:rsidRPr="70123B4B">
        <w:rPr>
          <w:rFonts w:ascii="Times New Roman" w:hAnsi="Times New Roman" w:cs="Times New Roman"/>
          <w:lang w:val="en-US"/>
        </w:rPr>
        <w:t xml:space="preserve"> puts </w:t>
      </w:r>
      <w:r w:rsidRPr="70123B4B">
        <w:rPr>
          <w:rFonts w:ascii="Times New Roman" w:hAnsi="Times New Roman" w:cs="Times New Roman"/>
          <w:lang w:val="en-US"/>
        </w:rPr>
        <w:t>down a set of three eights, player 2 can put down another eight to add to the meld. This is another way for a player to get rid of their cards.</w:t>
      </w:r>
    </w:p>
    <w:p w14:paraId="690820CB" w14:textId="1439E0EE" w:rsidR="00733497" w:rsidRPr="00733497" w:rsidRDefault="52DA7016" w:rsidP="70123B4B">
      <w:pPr>
        <w:rPr>
          <w:rFonts w:ascii="Times New Roman" w:hAnsi="Times New Roman" w:cs="Times New Roman"/>
          <w:lang w:val="en-US"/>
        </w:rPr>
      </w:pPr>
      <w:r w:rsidRPr="70123B4B">
        <w:rPr>
          <w:rFonts w:ascii="Times New Roman" w:hAnsi="Times New Roman" w:cs="Times New Roman"/>
          <w:lang w:val="en-US"/>
        </w:rPr>
        <w:t>At the start of the game, the cards are shuffled by the dealer and each player is dealt ten cards. The remaining cards are placed in the center of the table to form the stock. The first card of the stock is placed faced up beside the pile to start off the discard pile (this leaves us with two different piles: the stock pile and the discard pile</w:t>
      </w:r>
      <w:r w:rsidR="2C90937C" w:rsidRPr="70123B4B">
        <w:rPr>
          <w:rFonts w:ascii="Times New Roman" w:hAnsi="Times New Roman" w:cs="Times New Roman"/>
          <w:lang w:val="en-US"/>
        </w:rPr>
        <w:t>).</w:t>
      </w:r>
    </w:p>
    <w:p w14:paraId="43A35674" w14:textId="3D243DB1" w:rsidR="00733497" w:rsidRPr="00733497" w:rsidRDefault="52DA7016" w:rsidP="1863B54A">
      <w:r w:rsidRPr="1863B54A">
        <w:rPr>
          <w:rFonts w:ascii="Times New Roman" w:hAnsi="Times New Roman" w:cs="Times New Roman"/>
          <w:lang w:val="en-US"/>
        </w:rPr>
        <w:t xml:space="preserve">The user will go first, drawing a card from either the stock or the discard pile. Then the player will see if they can create any </w:t>
      </w:r>
      <w:proofErr w:type="gramStart"/>
      <w:r w:rsidRPr="1863B54A">
        <w:rPr>
          <w:rFonts w:ascii="Times New Roman" w:hAnsi="Times New Roman" w:cs="Times New Roman"/>
          <w:lang w:val="en-US"/>
        </w:rPr>
        <w:t>meld</w:t>
      </w:r>
      <w:proofErr w:type="gramEnd"/>
      <w:r w:rsidRPr="1863B54A">
        <w:rPr>
          <w:rFonts w:ascii="Times New Roman" w:hAnsi="Times New Roman" w:cs="Times New Roman"/>
          <w:lang w:val="en-US"/>
        </w:rPr>
        <w:t xml:space="preserve"> combinations or lay off one (or more) of their cards. If the </w:t>
      </w:r>
      <w:r w:rsidRPr="1863B54A">
        <w:rPr>
          <w:rFonts w:ascii="Times New Roman" w:hAnsi="Times New Roman" w:cs="Times New Roman"/>
          <w:lang w:val="en-US"/>
        </w:rPr>
        <w:lastRenderedPageBreak/>
        <w:t>player cannot make any combinations or lay off a card, then they must discard one of their cards. If the player can meld some of their cards, they will create as many melds as possible and/or lay off a card; after this, the player will discard one of their cards, and it’s the next player’s turn, following the same rules.</w:t>
      </w:r>
    </w:p>
    <w:p w14:paraId="748B102D" w14:textId="5F254C9D" w:rsidR="00733497" w:rsidRPr="00733497" w:rsidRDefault="52DA7016" w:rsidP="1863B54A">
      <w:r w:rsidRPr="1863B54A">
        <w:rPr>
          <w:rFonts w:ascii="Times New Roman" w:hAnsi="Times New Roman" w:cs="Times New Roman"/>
          <w:lang w:val="en-US"/>
        </w:rPr>
        <w:t>The first person to sort their entire hand into the above combinations with a final card to place in the discard pile wins the game.</w:t>
      </w:r>
    </w:p>
    <w:p w14:paraId="38DB60BA" w14:textId="2069A1E2" w:rsidR="007F1212" w:rsidRDefault="007F1212" w:rsidP="007F1212">
      <w:pPr>
        <w:rPr>
          <w:rFonts w:ascii="Times New Roman" w:hAnsi="Times New Roman" w:cs="Times New Roman"/>
          <w:b/>
          <w:bCs/>
          <w:sz w:val="28"/>
          <w:szCs w:val="28"/>
          <w:lang w:val="en-US"/>
        </w:rPr>
      </w:pPr>
      <w:r w:rsidRPr="1863B54A">
        <w:rPr>
          <w:rFonts w:ascii="Times New Roman" w:hAnsi="Times New Roman" w:cs="Times New Roman"/>
          <w:b/>
          <w:bCs/>
          <w:sz w:val="28"/>
          <w:szCs w:val="28"/>
          <w:lang w:val="en-US"/>
        </w:rPr>
        <w:t xml:space="preserve">3. Problem Statement </w:t>
      </w:r>
    </w:p>
    <w:p w14:paraId="0C17EACA" w14:textId="4BAF73B6" w:rsidR="00452D82" w:rsidRDefault="7ED7BC41" w:rsidP="70123B4B">
      <w:pPr>
        <w:rPr>
          <w:rFonts w:ascii="Times New Roman" w:hAnsi="Times New Roman" w:cs="Times New Roman"/>
          <w:lang w:val="en-US"/>
        </w:rPr>
      </w:pPr>
      <w:r w:rsidRPr="70123B4B">
        <w:rPr>
          <w:rFonts w:ascii="Times New Roman" w:hAnsi="Times New Roman" w:cs="Times New Roman"/>
          <w:lang w:val="en-US"/>
        </w:rPr>
        <w:t xml:space="preserve">Our goal is to simulate a rummy game between the player and the computer. </w:t>
      </w:r>
    </w:p>
    <w:p w14:paraId="06CCC2CC" w14:textId="239289C0" w:rsidR="007F1212" w:rsidRDefault="00257A1B" w:rsidP="007F1212">
      <w:pPr>
        <w:rPr>
          <w:rFonts w:ascii="Times New Roman" w:hAnsi="Times New Roman" w:cs="Times New Roman"/>
          <w:b/>
          <w:bCs/>
          <w:sz w:val="28"/>
          <w:szCs w:val="28"/>
          <w:lang w:val="en-US"/>
        </w:rPr>
      </w:pPr>
      <w:r>
        <w:rPr>
          <w:rFonts w:ascii="Times New Roman" w:hAnsi="Times New Roman" w:cs="Times New Roman"/>
          <w:b/>
          <w:bCs/>
          <w:sz w:val="28"/>
          <w:szCs w:val="28"/>
          <w:lang w:val="en-US"/>
        </w:rPr>
        <w:t>4</w:t>
      </w:r>
      <w:r w:rsidR="007F1212" w:rsidRPr="007F1212">
        <w:rPr>
          <w:rFonts w:ascii="Times New Roman" w:hAnsi="Times New Roman" w:cs="Times New Roman"/>
          <w:b/>
          <w:bCs/>
          <w:sz w:val="28"/>
          <w:szCs w:val="28"/>
          <w:lang w:val="en-US"/>
        </w:rPr>
        <w:t xml:space="preserve">. </w:t>
      </w:r>
      <w:r w:rsidR="007F1212">
        <w:rPr>
          <w:rFonts w:ascii="Times New Roman" w:hAnsi="Times New Roman" w:cs="Times New Roman"/>
          <w:b/>
          <w:bCs/>
          <w:sz w:val="28"/>
          <w:szCs w:val="28"/>
          <w:lang w:val="en-US"/>
        </w:rPr>
        <w:t xml:space="preserve">Proposed </w:t>
      </w:r>
      <w:r w:rsidR="004D39C2">
        <w:rPr>
          <w:rFonts w:ascii="Times New Roman" w:hAnsi="Times New Roman" w:cs="Times New Roman"/>
          <w:b/>
          <w:bCs/>
          <w:sz w:val="28"/>
          <w:szCs w:val="28"/>
          <w:lang w:val="en-US"/>
        </w:rPr>
        <w:t xml:space="preserve">Solution </w:t>
      </w:r>
      <w:r w:rsidR="007F1212">
        <w:rPr>
          <w:rFonts w:ascii="Times New Roman" w:hAnsi="Times New Roman" w:cs="Times New Roman"/>
          <w:b/>
          <w:bCs/>
          <w:sz w:val="28"/>
          <w:szCs w:val="28"/>
          <w:lang w:val="en-US"/>
        </w:rPr>
        <w:t>Strategy and Implementation</w:t>
      </w:r>
    </w:p>
    <w:p w14:paraId="7859BF22" w14:textId="55F4363E" w:rsidR="007F1212" w:rsidRDefault="00766B8A" w:rsidP="007F1212">
      <w:pPr>
        <w:rPr>
          <w:rFonts w:ascii="Times New Roman" w:hAnsi="Times New Roman" w:cs="Times New Roman"/>
          <w:lang w:val="en-US"/>
        </w:rPr>
      </w:pPr>
      <w:r>
        <w:rPr>
          <w:rFonts w:ascii="Times New Roman" w:hAnsi="Times New Roman" w:cs="Times New Roman"/>
          <w:lang w:val="en-US"/>
        </w:rPr>
        <w:t>W</w:t>
      </w:r>
      <w:r w:rsidR="00733497">
        <w:rPr>
          <w:rFonts w:ascii="Times New Roman" w:hAnsi="Times New Roman" w:cs="Times New Roman"/>
          <w:lang w:val="en-US"/>
        </w:rPr>
        <w:t>e</w:t>
      </w:r>
      <w:r>
        <w:rPr>
          <w:rFonts w:ascii="Times New Roman" w:hAnsi="Times New Roman" w:cs="Times New Roman"/>
          <w:lang w:val="en-US"/>
        </w:rPr>
        <w:t xml:space="preserve"> </w:t>
      </w:r>
      <w:r w:rsidR="00547015">
        <w:rPr>
          <w:rFonts w:ascii="Times New Roman" w:hAnsi="Times New Roman" w:cs="Times New Roman"/>
          <w:lang w:val="en-US"/>
        </w:rPr>
        <w:t xml:space="preserve">plan to </w:t>
      </w:r>
      <w:r w:rsidR="0089125E">
        <w:rPr>
          <w:rFonts w:ascii="Times New Roman" w:hAnsi="Times New Roman" w:cs="Times New Roman"/>
          <w:lang w:val="en-US"/>
        </w:rPr>
        <w:t>complete our online Rummy card game</w:t>
      </w:r>
      <w:r>
        <w:rPr>
          <w:rFonts w:ascii="Times New Roman" w:hAnsi="Times New Roman" w:cs="Times New Roman"/>
          <w:lang w:val="en-US"/>
        </w:rPr>
        <w:t xml:space="preserve"> </w:t>
      </w:r>
      <w:r w:rsidR="007D357D">
        <w:rPr>
          <w:rFonts w:ascii="Times New Roman" w:hAnsi="Times New Roman" w:cs="Times New Roman"/>
          <w:lang w:val="en-US"/>
        </w:rPr>
        <w:t xml:space="preserve">by dividing the development tasks effectively between </w:t>
      </w:r>
      <w:r w:rsidR="00805CCB">
        <w:rPr>
          <w:rFonts w:ascii="Times New Roman" w:hAnsi="Times New Roman" w:cs="Times New Roman"/>
          <w:lang w:val="en-US"/>
        </w:rPr>
        <w:t>the two programmers, Ruhani and Celeste. The game will follow the rules outlined in the Background section</w:t>
      </w:r>
      <w:r w:rsidR="00B33486">
        <w:rPr>
          <w:rFonts w:ascii="Times New Roman" w:hAnsi="Times New Roman" w:cs="Times New Roman"/>
          <w:lang w:val="en-US"/>
        </w:rPr>
        <w:t xml:space="preserve">, with both the player and computer taking turns to play. We plan to implement our ideas </w:t>
      </w:r>
      <w:r w:rsidR="009665F4">
        <w:rPr>
          <w:rFonts w:ascii="Times New Roman" w:hAnsi="Times New Roman" w:cs="Times New Roman"/>
          <w:lang w:val="en-US"/>
        </w:rPr>
        <w:t xml:space="preserve">one step at a time. Here are </w:t>
      </w:r>
      <w:r w:rsidR="00E13417">
        <w:rPr>
          <w:rFonts w:ascii="Times New Roman" w:hAnsi="Times New Roman" w:cs="Times New Roman"/>
          <w:lang w:val="en-US"/>
        </w:rPr>
        <w:t xml:space="preserve">some of </w:t>
      </w:r>
      <w:r w:rsidR="009665F4">
        <w:rPr>
          <w:rFonts w:ascii="Times New Roman" w:hAnsi="Times New Roman" w:cs="Times New Roman"/>
          <w:lang w:val="en-US"/>
        </w:rPr>
        <w:t>our key components:</w:t>
      </w:r>
    </w:p>
    <w:p w14:paraId="10F064AF" w14:textId="7DC8E4C5" w:rsidR="009665F4" w:rsidRPr="004C0716" w:rsidRDefault="008D789D" w:rsidP="008D789D">
      <w:pPr>
        <w:rPr>
          <w:rFonts w:ascii="Times New Roman" w:hAnsi="Times New Roman" w:cs="Times New Roman"/>
          <w:b/>
          <w:bCs/>
          <w:lang w:val="en-US"/>
        </w:rPr>
      </w:pPr>
      <w:r w:rsidRPr="004C0716">
        <w:rPr>
          <w:rFonts w:ascii="Times New Roman" w:hAnsi="Times New Roman" w:cs="Times New Roman"/>
          <w:b/>
          <w:bCs/>
          <w:lang w:val="en-US"/>
        </w:rPr>
        <w:t xml:space="preserve">a. </w:t>
      </w:r>
      <w:r w:rsidR="000B528A" w:rsidRPr="004C0716">
        <w:rPr>
          <w:rFonts w:ascii="Times New Roman" w:hAnsi="Times New Roman" w:cs="Times New Roman"/>
          <w:b/>
          <w:bCs/>
          <w:lang w:val="en-US"/>
        </w:rPr>
        <w:t>Card deck and shuffling</w:t>
      </w:r>
    </w:p>
    <w:p w14:paraId="1BA2E56D" w14:textId="77777777" w:rsidR="004C0716" w:rsidRPr="004C0716" w:rsidRDefault="000B528A" w:rsidP="004C0716">
      <w:pPr>
        <w:pStyle w:val="ListParagraph"/>
        <w:numPr>
          <w:ilvl w:val="0"/>
          <w:numId w:val="12"/>
        </w:numPr>
        <w:rPr>
          <w:rFonts w:ascii="Times New Roman" w:hAnsi="Times New Roman" w:cs="Times New Roman"/>
          <w:lang w:val="en-US"/>
        </w:rPr>
      </w:pPr>
      <w:r w:rsidRPr="004C0716">
        <w:rPr>
          <w:rFonts w:ascii="Times New Roman" w:hAnsi="Times New Roman" w:cs="Times New Roman"/>
          <w:lang w:val="en-US"/>
        </w:rPr>
        <w:t>We will create a standard 52 card deck</w:t>
      </w:r>
      <w:r w:rsidR="00335AE5" w:rsidRPr="004C0716">
        <w:rPr>
          <w:rFonts w:ascii="Times New Roman" w:hAnsi="Times New Roman" w:cs="Times New Roman"/>
          <w:lang w:val="en-US"/>
        </w:rPr>
        <w:t>. Each card will have a</w:t>
      </w:r>
      <w:r w:rsidR="00233DD8" w:rsidRPr="004C0716">
        <w:rPr>
          <w:rFonts w:ascii="Times New Roman" w:hAnsi="Times New Roman" w:cs="Times New Roman"/>
          <w:lang w:val="en-US"/>
        </w:rPr>
        <w:t xml:space="preserve"> rank out of the</w:t>
      </w:r>
      <w:r w:rsidR="00A12C5B" w:rsidRPr="004C0716">
        <w:rPr>
          <w:rFonts w:ascii="Times New Roman" w:hAnsi="Times New Roman" w:cs="Times New Roman"/>
          <w:lang w:val="en-US"/>
        </w:rPr>
        <w:t xml:space="preserve"> thirteen</w:t>
      </w:r>
      <w:r w:rsidR="00233DD8" w:rsidRPr="004C0716">
        <w:rPr>
          <w:rFonts w:ascii="Times New Roman" w:hAnsi="Times New Roman" w:cs="Times New Roman"/>
          <w:lang w:val="en-US"/>
        </w:rPr>
        <w:t xml:space="preserve"> possible</w:t>
      </w:r>
      <w:r w:rsidR="00A12C5B" w:rsidRPr="004C0716">
        <w:rPr>
          <w:rFonts w:ascii="Times New Roman" w:hAnsi="Times New Roman" w:cs="Times New Roman"/>
          <w:lang w:val="en-US"/>
        </w:rPr>
        <w:t xml:space="preserve"> ranks</w:t>
      </w:r>
      <w:r w:rsidR="00731434" w:rsidRPr="004C0716">
        <w:rPr>
          <w:rFonts w:ascii="Times New Roman" w:hAnsi="Times New Roman" w:cs="Times New Roman"/>
          <w:lang w:val="en-US"/>
        </w:rPr>
        <w:t xml:space="preserve"> (A, 2, 3, …, 10, J, Q, K) and </w:t>
      </w:r>
      <w:r w:rsidR="00233DD8" w:rsidRPr="004C0716">
        <w:rPr>
          <w:rFonts w:ascii="Times New Roman" w:hAnsi="Times New Roman" w:cs="Times New Roman"/>
          <w:lang w:val="en-US"/>
        </w:rPr>
        <w:t xml:space="preserve">one of </w:t>
      </w:r>
      <w:r w:rsidR="00335AE5" w:rsidRPr="004C0716">
        <w:rPr>
          <w:rFonts w:ascii="Times New Roman" w:hAnsi="Times New Roman" w:cs="Times New Roman"/>
          <w:lang w:val="en-US"/>
        </w:rPr>
        <w:t>four suits (</w:t>
      </w:r>
      <w:r w:rsidR="001E2E81" w:rsidRPr="004C0716">
        <w:rPr>
          <w:rFonts w:ascii="Times New Roman" w:hAnsi="Times New Roman" w:cs="Times New Roman"/>
          <w:lang w:val="en-US"/>
        </w:rPr>
        <w:t>Spades, Clubs, Diamonds, Hearts)</w:t>
      </w:r>
      <w:r w:rsidR="001C11CC" w:rsidRPr="004C0716">
        <w:rPr>
          <w:rFonts w:ascii="Times New Roman" w:hAnsi="Times New Roman" w:cs="Times New Roman"/>
          <w:lang w:val="en-US"/>
        </w:rPr>
        <w:t>.</w:t>
      </w:r>
    </w:p>
    <w:p w14:paraId="3CE646F1" w14:textId="4AE05828" w:rsidR="001E2E81" w:rsidRPr="004C0716" w:rsidRDefault="001E2E81" w:rsidP="004C0716">
      <w:pPr>
        <w:pStyle w:val="ListParagraph"/>
        <w:numPr>
          <w:ilvl w:val="0"/>
          <w:numId w:val="12"/>
        </w:numPr>
        <w:rPr>
          <w:rFonts w:ascii="Times New Roman" w:hAnsi="Times New Roman" w:cs="Times New Roman"/>
          <w:lang w:val="en-US"/>
        </w:rPr>
      </w:pPr>
      <w:r w:rsidRPr="004C0716">
        <w:rPr>
          <w:rFonts w:ascii="Times New Roman" w:hAnsi="Times New Roman" w:cs="Times New Roman"/>
          <w:lang w:val="en-US"/>
        </w:rPr>
        <w:t>We will create a shuffle function</w:t>
      </w:r>
      <w:r w:rsidR="0024241F" w:rsidRPr="004C0716">
        <w:rPr>
          <w:rFonts w:ascii="Times New Roman" w:hAnsi="Times New Roman" w:cs="Times New Roman"/>
          <w:lang w:val="en-US"/>
        </w:rPr>
        <w:t xml:space="preserve"> as well which will be called in the beginning of each game to ensure fairness.</w:t>
      </w:r>
    </w:p>
    <w:p w14:paraId="1BFFE4D2" w14:textId="16EEECA8" w:rsidR="001C11CC" w:rsidRPr="004C0716" w:rsidRDefault="004C0716" w:rsidP="004C0716">
      <w:pPr>
        <w:rPr>
          <w:rFonts w:ascii="Times New Roman" w:hAnsi="Times New Roman" w:cs="Times New Roman"/>
          <w:b/>
          <w:bCs/>
          <w:lang w:val="en-US"/>
        </w:rPr>
      </w:pPr>
      <w:r w:rsidRPr="004C0716">
        <w:rPr>
          <w:rFonts w:ascii="Times New Roman" w:hAnsi="Times New Roman" w:cs="Times New Roman"/>
          <w:b/>
          <w:bCs/>
          <w:lang w:val="en-US"/>
        </w:rPr>
        <w:t xml:space="preserve">b. </w:t>
      </w:r>
      <w:r w:rsidR="00D16168" w:rsidRPr="004C0716">
        <w:rPr>
          <w:rFonts w:ascii="Times New Roman" w:hAnsi="Times New Roman" w:cs="Times New Roman"/>
          <w:b/>
          <w:bCs/>
          <w:lang w:val="en-US"/>
        </w:rPr>
        <w:t xml:space="preserve">Program </w:t>
      </w:r>
      <w:r w:rsidR="00837707" w:rsidRPr="004C0716">
        <w:rPr>
          <w:rFonts w:ascii="Times New Roman" w:hAnsi="Times New Roman" w:cs="Times New Roman"/>
          <w:b/>
          <w:bCs/>
          <w:lang w:val="en-US"/>
        </w:rPr>
        <w:t>Computing Logic</w:t>
      </w:r>
    </w:p>
    <w:p w14:paraId="02EDDCBA" w14:textId="2A499A92" w:rsidR="00837707" w:rsidRDefault="00837707" w:rsidP="004C0716">
      <w:pPr>
        <w:pStyle w:val="ListParagraph"/>
        <w:numPr>
          <w:ilvl w:val="0"/>
          <w:numId w:val="11"/>
        </w:numPr>
        <w:rPr>
          <w:rFonts w:ascii="Times New Roman" w:hAnsi="Times New Roman" w:cs="Times New Roman"/>
          <w:lang w:val="en-US"/>
        </w:rPr>
      </w:pPr>
      <w:r>
        <w:rPr>
          <w:rFonts w:ascii="Times New Roman" w:hAnsi="Times New Roman" w:cs="Times New Roman"/>
          <w:lang w:val="en-US"/>
        </w:rPr>
        <w:t>The game will be designed for two players</w:t>
      </w:r>
      <w:r w:rsidR="00717EA0">
        <w:rPr>
          <w:rFonts w:ascii="Times New Roman" w:hAnsi="Times New Roman" w:cs="Times New Roman"/>
          <w:lang w:val="en-US"/>
        </w:rPr>
        <w:t>: one user/human player, and one computer player</w:t>
      </w:r>
    </w:p>
    <w:p w14:paraId="09A2C1F0" w14:textId="46E7437B" w:rsidR="00717EA0" w:rsidRDefault="00717EA0" w:rsidP="004C0716">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The </w:t>
      </w:r>
      <w:r w:rsidR="00FE09BC">
        <w:rPr>
          <w:rFonts w:ascii="Times New Roman" w:hAnsi="Times New Roman" w:cs="Times New Roman"/>
          <w:lang w:val="en-US"/>
        </w:rPr>
        <w:t>“</w:t>
      </w:r>
      <w:r>
        <w:rPr>
          <w:rFonts w:ascii="Times New Roman" w:hAnsi="Times New Roman" w:cs="Times New Roman"/>
          <w:lang w:val="en-US"/>
        </w:rPr>
        <w:t>dealer</w:t>
      </w:r>
      <w:r w:rsidR="00FE09BC">
        <w:rPr>
          <w:rFonts w:ascii="Times New Roman" w:hAnsi="Times New Roman" w:cs="Times New Roman"/>
          <w:lang w:val="en-US"/>
        </w:rPr>
        <w:t>” program will include drawing cards, creating valid melds (sets or runs)</w:t>
      </w:r>
      <w:r w:rsidR="00BF6C51">
        <w:rPr>
          <w:rFonts w:ascii="Times New Roman" w:hAnsi="Times New Roman" w:cs="Times New Roman"/>
          <w:lang w:val="en-US"/>
        </w:rPr>
        <w:t xml:space="preserve">, laying off cards, and discarding a card at the end of each turn. </w:t>
      </w:r>
    </w:p>
    <w:p w14:paraId="00359DFA" w14:textId="341C0C7E" w:rsidR="00BF6C51" w:rsidRDefault="00BF6C51" w:rsidP="004C0716">
      <w:pPr>
        <w:pStyle w:val="ListParagraph"/>
        <w:numPr>
          <w:ilvl w:val="0"/>
          <w:numId w:val="11"/>
        </w:numPr>
        <w:rPr>
          <w:rFonts w:ascii="Times New Roman" w:hAnsi="Times New Roman" w:cs="Times New Roman"/>
          <w:lang w:val="en-US"/>
        </w:rPr>
      </w:pPr>
      <w:r>
        <w:rPr>
          <w:rFonts w:ascii="Times New Roman" w:hAnsi="Times New Roman" w:cs="Times New Roman"/>
          <w:lang w:val="en-US"/>
        </w:rPr>
        <w:t xml:space="preserve">A round will end if a player wins through successfully melding all their cards, or when </w:t>
      </w:r>
      <w:r w:rsidR="008B5762">
        <w:rPr>
          <w:rFonts w:ascii="Times New Roman" w:hAnsi="Times New Roman" w:cs="Times New Roman"/>
          <w:lang w:val="en-US"/>
        </w:rPr>
        <w:t>a player has placed a card in the discard pile.</w:t>
      </w:r>
    </w:p>
    <w:p w14:paraId="259C2433" w14:textId="7F22C748" w:rsidR="008F2F28" w:rsidRPr="004C0716" w:rsidRDefault="004C0716" w:rsidP="004C0716">
      <w:pPr>
        <w:rPr>
          <w:rFonts w:ascii="Times New Roman" w:hAnsi="Times New Roman" w:cs="Times New Roman"/>
          <w:b/>
          <w:bCs/>
          <w:lang w:val="en-US"/>
        </w:rPr>
      </w:pPr>
      <w:r w:rsidRPr="004C0716">
        <w:rPr>
          <w:rFonts w:ascii="Times New Roman" w:hAnsi="Times New Roman" w:cs="Times New Roman"/>
          <w:b/>
          <w:bCs/>
          <w:lang w:val="en-US"/>
        </w:rPr>
        <w:t xml:space="preserve">c. </w:t>
      </w:r>
      <w:r w:rsidR="008F2F28" w:rsidRPr="004C0716">
        <w:rPr>
          <w:rFonts w:ascii="Times New Roman" w:hAnsi="Times New Roman" w:cs="Times New Roman"/>
          <w:b/>
          <w:bCs/>
          <w:lang w:val="en-US"/>
        </w:rPr>
        <w:t>Meld Detection</w:t>
      </w:r>
    </w:p>
    <w:p w14:paraId="27CA55AA" w14:textId="60D0B6C5" w:rsidR="008F2F28" w:rsidRPr="004C0716" w:rsidRDefault="008F2F28" w:rsidP="004C0716">
      <w:pPr>
        <w:pStyle w:val="ListParagraph"/>
        <w:numPr>
          <w:ilvl w:val="0"/>
          <w:numId w:val="14"/>
        </w:numPr>
        <w:rPr>
          <w:rFonts w:ascii="Times New Roman" w:hAnsi="Times New Roman" w:cs="Times New Roman"/>
          <w:lang w:val="en-US"/>
        </w:rPr>
      </w:pPr>
      <w:r w:rsidRPr="004C0716">
        <w:rPr>
          <w:rFonts w:ascii="Times New Roman" w:hAnsi="Times New Roman" w:cs="Times New Roman"/>
          <w:lang w:val="en-US"/>
        </w:rPr>
        <w:t>The program will include a function to detect valid melds in the player and computer</w:t>
      </w:r>
      <w:r w:rsidR="00C44E08" w:rsidRPr="004C0716">
        <w:rPr>
          <w:rFonts w:ascii="Times New Roman" w:hAnsi="Times New Roman" w:cs="Times New Roman"/>
          <w:lang w:val="en-US"/>
        </w:rPr>
        <w:t>’s hand.</w:t>
      </w:r>
    </w:p>
    <w:p w14:paraId="280B8E21" w14:textId="18164467" w:rsidR="00C44E08" w:rsidRPr="004C0716" w:rsidRDefault="00C44E08" w:rsidP="004C0716">
      <w:pPr>
        <w:pStyle w:val="ListParagraph"/>
        <w:numPr>
          <w:ilvl w:val="0"/>
          <w:numId w:val="14"/>
        </w:numPr>
        <w:rPr>
          <w:rFonts w:ascii="Times New Roman" w:hAnsi="Times New Roman" w:cs="Times New Roman"/>
          <w:lang w:val="en-US"/>
        </w:rPr>
      </w:pPr>
      <w:r w:rsidRPr="004C0716">
        <w:rPr>
          <w:rFonts w:ascii="Times New Roman" w:hAnsi="Times New Roman" w:cs="Times New Roman"/>
          <w:lang w:val="en-US"/>
        </w:rPr>
        <w:t>This will be used to validate the player’s moves and there will be an error message telling the player to retry their turn if their input is unsuccessful.</w:t>
      </w:r>
    </w:p>
    <w:p w14:paraId="36624987" w14:textId="607C1BD0" w:rsidR="00C44E08" w:rsidRPr="004C0716" w:rsidRDefault="004C0716" w:rsidP="004C0716">
      <w:pPr>
        <w:rPr>
          <w:rFonts w:ascii="Times New Roman" w:hAnsi="Times New Roman" w:cs="Times New Roman"/>
          <w:b/>
          <w:bCs/>
          <w:lang w:val="en-US"/>
        </w:rPr>
      </w:pPr>
      <w:r w:rsidRPr="004C0716">
        <w:rPr>
          <w:rFonts w:ascii="Times New Roman" w:hAnsi="Times New Roman" w:cs="Times New Roman"/>
          <w:b/>
          <w:bCs/>
          <w:lang w:val="en-US"/>
        </w:rPr>
        <w:t xml:space="preserve">d. </w:t>
      </w:r>
      <w:r w:rsidR="000827E7" w:rsidRPr="004C0716">
        <w:rPr>
          <w:rFonts w:ascii="Times New Roman" w:hAnsi="Times New Roman" w:cs="Times New Roman"/>
          <w:b/>
          <w:bCs/>
          <w:lang w:val="en-US"/>
        </w:rPr>
        <w:t>Instructions</w:t>
      </w:r>
    </w:p>
    <w:p w14:paraId="52BF6CCC" w14:textId="77777777" w:rsidR="003F5867" w:rsidRDefault="000827E7" w:rsidP="004C0716">
      <w:pPr>
        <w:pStyle w:val="ListParagraph"/>
        <w:numPr>
          <w:ilvl w:val="0"/>
          <w:numId w:val="9"/>
        </w:numPr>
        <w:rPr>
          <w:rFonts w:ascii="Times New Roman" w:hAnsi="Times New Roman" w:cs="Times New Roman"/>
          <w:lang w:val="en-US"/>
        </w:rPr>
      </w:pPr>
      <w:r>
        <w:rPr>
          <w:rFonts w:ascii="Times New Roman" w:hAnsi="Times New Roman" w:cs="Times New Roman"/>
          <w:lang w:val="en-US"/>
        </w:rPr>
        <w:lastRenderedPageBreak/>
        <w:t>In the beginning of the game, there will be an introduct</w:t>
      </w:r>
      <w:r w:rsidR="00E13417">
        <w:rPr>
          <w:rFonts w:ascii="Times New Roman" w:hAnsi="Times New Roman" w:cs="Times New Roman"/>
          <w:lang w:val="en-US"/>
        </w:rPr>
        <w:t>ory</w:t>
      </w:r>
      <w:r>
        <w:rPr>
          <w:rFonts w:ascii="Times New Roman" w:hAnsi="Times New Roman" w:cs="Times New Roman"/>
          <w:lang w:val="en-US"/>
        </w:rPr>
        <w:t xml:space="preserve"> message</w:t>
      </w:r>
      <w:r w:rsidR="00E13417">
        <w:rPr>
          <w:rFonts w:ascii="Times New Roman" w:hAnsi="Times New Roman" w:cs="Times New Roman"/>
          <w:lang w:val="en-US"/>
        </w:rPr>
        <w:t xml:space="preserve"> which will have instructions. </w:t>
      </w:r>
    </w:p>
    <w:p w14:paraId="64D24825" w14:textId="3EA69E4B" w:rsidR="000827E7" w:rsidRDefault="00E13417" w:rsidP="004C0716">
      <w:pPr>
        <w:pStyle w:val="ListParagraph"/>
        <w:numPr>
          <w:ilvl w:val="0"/>
          <w:numId w:val="9"/>
        </w:numPr>
        <w:rPr>
          <w:rFonts w:ascii="Times New Roman" w:hAnsi="Times New Roman" w:cs="Times New Roman"/>
          <w:lang w:val="en-US"/>
        </w:rPr>
      </w:pPr>
      <w:r>
        <w:rPr>
          <w:rFonts w:ascii="Times New Roman" w:hAnsi="Times New Roman" w:cs="Times New Roman"/>
          <w:lang w:val="en-US"/>
        </w:rPr>
        <w:t xml:space="preserve">Once the player is ready to play, there </w:t>
      </w:r>
      <w:r w:rsidR="005877BC">
        <w:rPr>
          <w:rFonts w:ascii="Times New Roman" w:hAnsi="Times New Roman" w:cs="Times New Roman"/>
          <w:lang w:val="en-US"/>
        </w:rPr>
        <w:t xml:space="preserve">will also be instructions on how to input valid melds and how to show your turn so the program detects them. </w:t>
      </w:r>
    </w:p>
    <w:p w14:paraId="5DE91A76" w14:textId="5B8D19E4" w:rsidR="004678A3" w:rsidRDefault="004678A3" w:rsidP="004C0716">
      <w:pPr>
        <w:pStyle w:val="ListParagraph"/>
        <w:numPr>
          <w:ilvl w:val="0"/>
          <w:numId w:val="9"/>
        </w:numPr>
        <w:rPr>
          <w:rFonts w:ascii="Times New Roman" w:hAnsi="Times New Roman" w:cs="Times New Roman"/>
          <w:lang w:val="en-US"/>
        </w:rPr>
      </w:pPr>
      <w:r>
        <w:rPr>
          <w:rFonts w:ascii="Times New Roman" w:hAnsi="Times New Roman" w:cs="Times New Roman"/>
          <w:lang w:val="en-US"/>
        </w:rPr>
        <w:t>Also, the player can type in “instructions” at any time to see the set of instructions again.</w:t>
      </w:r>
    </w:p>
    <w:p w14:paraId="1D30D577" w14:textId="3C7CD8F5" w:rsidR="0035545A" w:rsidRPr="004C0716" w:rsidRDefault="004C0716" w:rsidP="004C0716">
      <w:pPr>
        <w:rPr>
          <w:rFonts w:ascii="Times New Roman" w:hAnsi="Times New Roman" w:cs="Times New Roman"/>
          <w:b/>
          <w:bCs/>
          <w:lang w:val="en-US"/>
        </w:rPr>
      </w:pPr>
      <w:r w:rsidRPr="004C0716">
        <w:rPr>
          <w:rFonts w:ascii="Times New Roman" w:hAnsi="Times New Roman" w:cs="Times New Roman"/>
          <w:b/>
          <w:bCs/>
          <w:lang w:val="en-US"/>
        </w:rPr>
        <w:t xml:space="preserve">e. </w:t>
      </w:r>
      <w:r w:rsidR="0035545A" w:rsidRPr="004C0716">
        <w:rPr>
          <w:rFonts w:ascii="Times New Roman" w:hAnsi="Times New Roman" w:cs="Times New Roman"/>
          <w:b/>
          <w:bCs/>
          <w:lang w:val="en-US"/>
        </w:rPr>
        <w:t>User Interface</w:t>
      </w:r>
    </w:p>
    <w:p w14:paraId="527DC327" w14:textId="46A6E5CB" w:rsidR="0035545A" w:rsidRDefault="003A2C9B" w:rsidP="004C0716">
      <w:pPr>
        <w:pStyle w:val="ListParagraph"/>
        <w:numPr>
          <w:ilvl w:val="0"/>
          <w:numId w:val="9"/>
        </w:numPr>
        <w:rPr>
          <w:rFonts w:ascii="Times New Roman" w:hAnsi="Times New Roman" w:cs="Times New Roman"/>
          <w:lang w:val="en-US"/>
        </w:rPr>
      </w:pPr>
      <w:r>
        <w:rPr>
          <w:rFonts w:ascii="Times New Roman" w:hAnsi="Times New Roman" w:cs="Times New Roman"/>
          <w:lang w:val="en-US"/>
        </w:rPr>
        <w:t>After every turn, the user will see an updated version of their hand</w:t>
      </w:r>
      <w:r w:rsidR="009309EE">
        <w:rPr>
          <w:rFonts w:ascii="Times New Roman" w:hAnsi="Times New Roman" w:cs="Times New Roman"/>
          <w:lang w:val="en-US"/>
        </w:rPr>
        <w:t xml:space="preserve"> and the stock/discard pile.</w:t>
      </w:r>
    </w:p>
    <w:p w14:paraId="0B3E51D3" w14:textId="5196EA28" w:rsidR="009309EE" w:rsidRPr="00B86C7A" w:rsidRDefault="009309EE" w:rsidP="004C0716">
      <w:pPr>
        <w:pStyle w:val="ListParagraph"/>
        <w:numPr>
          <w:ilvl w:val="0"/>
          <w:numId w:val="9"/>
        </w:numPr>
        <w:rPr>
          <w:rFonts w:ascii="Times New Roman" w:hAnsi="Times New Roman" w:cs="Times New Roman"/>
          <w:lang w:val="en-US"/>
        </w:rPr>
      </w:pPr>
      <w:r>
        <w:rPr>
          <w:rFonts w:ascii="Times New Roman" w:hAnsi="Times New Roman" w:cs="Times New Roman"/>
          <w:lang w:val="en-US"/>
        </w:rPr>
        <w:t>Depending on how things turn out, this may be a simple print to the console or possibly even animated.</w:t>
      </w:r>
    </w:p>
    <w:p w14:paraId="01867845" w14:textId="1BC90822" w:rsidR="001E7519" w:rsidRPr="004C0716" w:rsidRDefault="004C0716" w:rsidP="004C0716">
      <w:pPr>
        <w:rPr>
          <w:rFonts w:ascii="Times New Roman" w:hAnsi="Times New Roman" w:cs="Times New Roman"/>
          <w:b/>
          <w:bCs/>
          <w:lang w:val="en-US"/>
        </w:rPr>
      </w:pPr>
      <w:r>
        <w:rPr>
          <w:rFonts w:ascii="Times New Roman" w:hAnsi="Times New Roman" w:cs="Times New Roman"/>
          <w:b/>
          <w:bCs/>
          <w:lang w:val="en-US"/>
        </w:rPr>
        <w:t xml:space="preserve">f. </w:t>
      </w:r>
      <w:r w:rsidR="001E7519" w:rsidRPr="004C0716">
        <w:rPr>
          <w:rFonts w:ascii="Times New Roman" w:hAnsi="Times New Roman" w:cs="Times New Roman"/>
          <w:b/>
          <w:bCs/>
          <w:lang w:val="en-US"/>
        </w:rPr>
        <w:t>Player vs. Computer Logic:</w:t>
      </w:r>
    </w:p>
    <w:p w14:paraId="1EC09941" w14:textId="011BE9EE" w:rsidR="001E7519" w:rsidRPr="001E7519" w:rsidRDefault="001E7519" w:rsidP="004C0716">
      <w:pPr>
        <w:pStyle w:val="ListParagraph"/>
        <w:numPr>
          <w:ilvl w:val="0"/>
          <w:numId w:val="9"/>
        </w:numPr>
        <w:rPr>
          <w:rFonts w:ascii="Times New Roman" w:hAnsi="Times New Roman" w:cs="Times New Roman"/>
          <w:lang w:val="en-US"/>
        </w:rPr>
      </w:pPr>
      <w:r w:rsidRPr="001E7519">
        <w:rPr>
          <w:rFonts w:ascii="Times New Roman" w:hAnsi="Times New Roman" w:cs="Times New Roman"/>
          <w:lang w:val="en-US"/>
        </w:rPr>
        <w:t>Player (User): The player will be able to choose cards to draw and discard, and the system will check if the cards form valid combinations.</w:t>
      </w:r>
    </w:p>
    <w:p w14:paraId="18353BF0" w14:textId="1573056E" w:rsidR="001E7519" w:rsidRPr="000B528A" w:rsidRDefault="001E7519" w:rsidP="004C0716">
      <w:pPr>
        <w:pStyle w:val="ListParagraph"/>
        <w:numPr>
          <w:ilvl w:val="0"/>
          <w:numId w:val="9"/>
        </w:numPr>
        <w:rPr>
          <w:rFonts w:ascii="Times New Roman" w:hAnsi="Times New Roman" w:cs="Times New Roman"/>
          <w:lang w:val="en-US"/>
        </w:rPr>
      </w:pPr>
      <w:r w:rsidRPr="001E7519">
        <w:rPr>
          <w:rFonts w:ascii="Times New Roman" w:hAnsi="Times New Roman" w:cs="Times New Roman"/>
          <w:lang w:val="en-US"/>
        </w:rPr>
        <w:t>Computer (AI</w:t>
      </w:r>
      <w:r>
        <w:rPr>
          <w:rFonts w:ascii="Times New Roman" w:hAnsi="Times New Roman" w:cs="Times New Roman"/>
          <w:lang w:val="en-US"/>
        </w:rPr>
        <w:t>/Algorithms</w:t>
      </w:r>
      <w:r w:rsidRPr="001E7519">
        <w:rPr>
          <w:rFonts w:ascii="Times New Roman" w:hAnsi="Times New Roman" w:cs="Times New Roman"/>
          <w:lang w:val="en-US"/>
        </w:rPr>
        <w:t>): The computer will follow a simplified decision-making algorithm to draw from the discard pile or stock</w:t>
      </w:r>
      <w:r>
        <w:rPr>
          <w:rFonts w:ascii="Times New Roman" w:hAnsi="Times New Roman" w:cs="Times New Roman"/>
          <w:lang w:val="en-US"/>
        </w:rPr>
        <w:t xml:space="preserve"> (maybe randomized if we don’t have time to code it)</w:t>
      </w:r>
      <w:r w:rsidRPr="001E7519">
        <w:rPr>
          <w:rFonts w:ascii="Times New Roman" w:hAnsi="Times New Roman" w:cs="Times New Roman"/>
          <w:lang w:val="en-US"/>
        </w:rPr>
        <w:t>, create melds, and discard a card based on available choices.</w:t>
      </w:r>
    </w:p>
    <w:p w14:paraId="45B3DFAD" w14:textId="4A1D9DAE" w:rsidR="007F1212" w:rsidRDefault="00257A1B" w:rsidP="007F1212">
      <w:pPr>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007F1212" w:rsidRPr="007F1212">
        <w:rPr>
          <w:rFonts w:ascii="Times New Roman" w:hAnsi="Times New Roman" w:cs="Times New Roman"/>
          <w:b/>
          <w:bCs/>
          <w:sz w:val="28"/>
          <w:szCs w:val="28"/>
          <w:lang w:val="en-US"/>
        </w:rPr>
        <w:t xml:space="preserve">. </w:t>
      </w:r>
      <w:r w:rsidR="007F1212">
        <w:rPr>
          <w:rFonts w:ascii="Times New Roman" w:hAnsi="Times New Roman" w:cs="Times New Roman"/>
          <w:b/>
          <w:bCs/>
          <w:sz w:val="28"/>
          <w:szCs w:val="28"/>
          <w:lang w:val="en-US"/>
        </w:rPr>
        <w:t>Resource Requirements</w:t>
      </w:r>
    </w:p>
    <w:p w14:paraId="2098C09F" w14:textId="1B691C9C" w:rsidR="007F1212" w:rsidRPr="004C0716" w:rsidRDefault="000E77DF" w:rsidP="007F1212">
      <w:pPr>
        <w:rPr>
          <w:rFonts w:ascii="Times New Roman" w:hAnsi="Times New Roman" w:cs="Times New Roman"/>
          <w:b/>
          <w:bCs/>
          <w:lang w:val="en-US"/>
        </w:rPr>
      </w:pPr>
      <w:r w:rsidRPr="004C0716">
        <w:rPr>
          <w:rFonts w:ascii="Times New Roman" w:hAnsi="Times New Roman" w:cs="Times New Roman"/>
          <w:b/>
          <w:bCs/>
          <w:lang w:val="en-US"/>
        </w:rPr>
        <w:t>a. Development Tools:</w:t>
      </w:r>
    </w:p>
    <w:p w14:paraId="57B46851" w14:textId="2E12C6D9" w:rsidR="000E77DF" w:rsidRDefault="00890C65" w:rsidP="00890C65">
      <w:pPr>
        <w:pStyle w:val="ListParagraph"/>
        <w:numPr>
          <w:ilvl w:val="0"/>
          <w:numId w:val="16"/>
        </w:numPr>
        <w:rPr>
          <w:rFonts w:ascii="Times New Roman" w:hAnsi="Times New Roman" w:cs="Times New Roman"/>
          <w:lang w:val="en-US"/>
        </w:rPr>
      </w:pPr>
      <w:r>
        <w:rPr>
          <w:rFonts w:ascii="Times New Roman" w:hAnsi="Times New Roman" w:cs="Times New Roman"/>
          <w:lang w:val="en-US"/>
        </w:rPr>
        <w:t>Programming Language: Python</w:t>
      </w:r>
    </w:p>
    <w:p w14:paraId="70A417CA" w14:textId="360FD427" w:rsidR="00831C79" w:rsidRPr="00831C79" w:rsidRDefault="00831C79" w:rsidP="00890C65">
      <w:pPr>
        <w:pStyle w:val="ListParagraph"/>
        <w:numPr>
          <w:ilvl w:val="0"/>
          <w:numId w:val="16"/>
        </w:numPr>
        <w:rPr>
          <w:rFonts w:ascii="Times New Roman" w:hAnsi="Times New Roman" w:cs="Times New Roman"/>
          <w:lang w:val="en-US"/>
        </w:rPr>
      </w:pPr>
      <w:r w:rsidRPr="00831C79">
        <w:rPr>
          <w:rFonts w:ascii="Times New Roman" w:hAnsi="Times New Roman" w:cs="Times New Roman"/>
        </w:rPr>
        <w:t>Integrated Development Environment (IDE):</w:t>
      </w:r>
      <w:r w:rsidR="00AB7AB2">
        <w:rPr>
          <w:rFonts w:ascii="Times New Roman" w:hAnsi="Times New Roman" w:cs="Times New Roman"/>
        </w:rPr>
        <w:t xml:space="preserve"> </w:t>
      </w:r>
      <w:r w:rsidR="00AB7AB2" w:rsidRPr="00AB7AB2">
        <w:rPr>
          <w:rFonts w:ascii="Times New Roman" w:hAnsi="Times New Roman" w:cs="Times New Roman"/>
        </w:rPr>
        <w:t xml:space="preserve">We </w:t>
      </w:r>
      <w:r w:rsidR="00AB7AB2">
        <w:rPr>
          <w:rFonts w:ascii="Times New Roman" w:hAnsi="Times New Roman" w:cs="Times New Roman"/>
        </w:rPr>
        <w:t>can</w:t>
      </w:r>
      <w:r w:rsidR="00AB7AB2" w:rsidRPr="00AB7AB2">
        <w:rPr>
          <w:rFonts w:ascii="Times New Roman" w:hAnsi="Times New Roman" w:cs="Times New Roman"/>
        </w:rPr>
        <w:t xml:space="preserve"> use Visual Studio Code, PyCharm, </w:t>
      </w:r>
      <w:r w:rsidR="00E623A7">
        <w:rPr>
          <w:rFonts w:ascii="Times New Roman" w:hAnsi="Times New Roman" w:cs="Times New Roman"/>
        </w:rPr>
        <w:t xml:space="preserve">Thonny, </w:t>
      </w:r>
      <w:r w:rsidR="00AB7AB2" w:rsidRPr="00AB7AB2">
        <w:rPr>
          <w:rFonts w:ascii="Times New Roman" w:hAnsi="Times New Roman" w:cs="Times New Roman"/>
        </w:rPr>
        <w:t>or any text editor that supports Python.</w:t>
      </w:r>
    </w:p>
    <w:p w14:paraId="59C54494" w14:textId="28353927" w:rsidR="00831C79" w:rsidRDefault="00831C79" w:rsidP="00890C65">
      <w:pPr>
        <w:pStyle w:val="ListParagraph"/>
        <w:numPr>
          <w:ilvl w:val="0"/>
          <w:numId w:val="16"/>
        </w:numPr>
        <w:rPr>
          <w:rFonts w:ascii="Times New Roman" w:hAnsi="Times New Roman" w:cs="Times New Roman"/>
          <w:lang w:val="en-US"/>
        </w:rPr>
      </w:pPr>
      <w:r w:rsidRPr="00831C79">
        <w:rPr>
          <w:rFonts w:ascii="Times New Roman" w:hAnsi="Times New Roman" w:cs="Times New Roman"/>
          <w:lang w:val="en-US"/>
        </w:rPr>
        <w:t>Version Control: GitHub will be used for version control, allowing us to collaborate effectively and track changes made by each member.</w:t>
      </w:r>
    </w:p>
    <w:p w14:paraId="588A5B13" w14:textId="6CD07ECF" w:rsidR="00AB7AB2" w:rsidRPr="00AB7AB2" w:rsidRDefault="00AB7AB2" w:rsidP="00AB7AB2">
      <w:pPr>
        <w:rPr>
          <w:rFonts w:ascii="Times New Roman" w:hAnsi="Times New Roman" w:cs="Times New Roman"/>
          <w:b/>
          <w:bCs/>
          <w:lang w:val="en-US"/>
        </w:rPr>
      </w:pPr>
      <w:r w:rsidRPr="00AB7AB2">
        <w:rPr>
          <w:rFonts w:ascii="Times New Roman" w:hAnsi="Times New Roman" w:cs="Times New Roman"/>
          <w:b/>
          <w:bCs/>
          <w:lang w:val="en-US"/>
        </w:rPr>
        <w:t>b. Hardware:</w:t>
      </w:r>
    </w:p>
    <w:p w14:paraId="4ED4D778" w14:textId="4B76CC86" w:rsidR="00AB7AB2" w:rsidRPr="00AB7AB2" w:rsidRDefault="00AB7AB2" w:rsidP="00AB7AB2">
      <w:pPr>
        <w:pStyle w:val="ListParagraph"/>
        <w:numPr>
          <w:ilvl w:val="0"/>
          <w:numId w:val="17"/>
        </w:numPr>
        <w:rPr>
          <w:rFonts w:ascii="Times New Roman" w:hAnsi="Times New Roman" w:cs="Times New Roman"/>
          <w:lang w:val="en-US"/>
        </w:rPr>
      </w:pPr>
      <w:r w:rsidRPr="00AB7AB2">
        <w:rPr>
          <w:rFonts w:ascii="Times New Roman" w:hAnsi="Times New Roman" w:cs="Times New Roman"/>
          <w:lang w:val="en-US"/>
        </w:rPr>
        <w:t>A computer/laptop for each team member with Python installed.</w:t>
      </w:r>
    </w:p>
    <w:p w14:paraId="2167F6FE" w14:textId="59C87EC3" w:rsidR="00AB7AB2" w:rsidRDefault="00AB7AB2" w:rsidP="00AB7AB2">
      <w:pPr>
        <w:pStyle w:val="ListParagraph"/>
        <w:numPr>
          <w:ilvl w:val="0"/>
          <w:numId w:val="17"/>
        </w:numPr>
        <w:rPr>
          <w:rFonts w:ascii="Times New Roman" w:hAnsi="Times New Roman" w:cs="Times New Roman"/>
          <w:lang w:val="en-US"/>
        </w:rPr>
      </w:pPr>
      <w:r w:rsidRPr="00AB7AB2">
        <w:rPr>
          <w:rFonts w:ascii="Times New Roman" w:hAnsi="Times New Roman" w:cs="Times New Roman"/>
          <w:lang w:val="en-US"/>
        </w:rPr>
        <w:t>Access to the internet for research and collaboration.</w:t>
      </w:r>
    </w:p>
    <w:p w14:paraId="77510E3E" w14:textId="4D91238F" w:rsidR="00635A5E" w:rsidRPr="00786798" w:rsidRDefault="00635A5E" w:rsidP="00635A5E">
      <w:pPr>
        <w:rPr>
          <w:rFonts w:ascii="Times New Roman" w:hAnsi="Times New Roman" w:cs="Times New Roman"/>
          <w:b/>
          <w:bCs/>
          <w:lang w:val="en-US"/>
        </w:rPr>
      </w:pPr>
      <w:r w:rsidRPr="00786798">
        <w:rPr>
          <w:rFonts w:ascii="Times New Roman" w:hAnsi="Times New Roman" w:cs="Times New Roman"/>
          <w:b/>
          <w:bCs/>
          <w:lang w:val="en-US"/>
        </w:rPr>
        <w:t xml:space="preserve">c. </w:t>
      </w:r>
      <w:r w:rsidR="00786798">
        <w:rPr>
          <w:rFonts w:ascii="Times New Roman" w:hAnsi="Times New Roman" w:cs="Times New Roman"/>
          <w:b/>
          <w:bCs/>
          <w:lang w:val="en-US"/>
        </w:rPr>
        <w:t xml:space="preserve">Additional </w:t>
      </w:r>
      <w:r w:rsidR="00786798" w:rsidRPr="00786798">
        <w:rPr>
          <w:rFonts w:ascii="Times New Roman" w:hAnsi="Times New Roman" w:cs="Times New Roman"/>
          <w:b/>
          <w:bCs/>
          <w:lang w:val="en-US"/>
        </w:rPr>
        <w:t>Learning Resources</w:t>
      </w:r>
    </w:p>
    <w:p w14:paraId="68F2797B" w14:textId="04F8E786" w:rsidR="00786798" w:rsidRPr="00786798" w:rsidRDefault="00786798" w:rsidP="00786798">
      <w:pPr>
        <w:pStyle w:val="ListParagraph"/>
        <w:numPr>
          <w:ilvl w:val="0"/>
          <w:numId w:val="19"/>
        </w:numPr>
        <w:rPr>
          <w:rFonts w:ascii="Times New Roman" w:hAnsi="Times New Roman" w:cs="Times New Roman"/>
          <w:lang w:val="en-US"/>
        </w:rPr>
      </w:pPr>
      <w:r>
        <w:rPr>
          <w:rFonts w:ascii="Times New Roman" w:hAnsi="Times New Roman" w:cs="Times New Roman"/>
          <w:lang w:val="en-US"/>
        </w:rPr>
        <w:t xml:space="preserve">We may need something like YouTube or some other learning resources as our </w:t>
      </w:r>
      <w:r w:rsidR="00257A2F">
        <w:rPr>
          <w:rFonts w:ascii="Times New Roman" w:hAnsi="Times New Roman" w:cs="Times New Roman"/>
          <w:lang w:val="en-US"/>
        </w:rPr>
        <w:t>current knowledge may not be sufficient for this project.</w:t>
      </w:r>
    </w:p>
    <w:p w14:paraId="2BF650F0" w14:textId="77777777" w:rsidR="004678A3" w:rsidRDefault="004678A3">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6B06CCF" w14:textId="4F272654" w:rsidR="007F1212" w:rsidRDefault="00257A1B" w:rsidP="007F121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w:t>
      </w:r>
      <w:r w:rsidR="007F1212" w:rsidRPr="007F1212">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Timeline of Activities</w:t>
      </w:r>
    </w:p>
    <w:tbl>
      <w:tblPr>
        <w:tblStyle w:val="TableGrid"/>
        <w:tblW w:w="0" w:type="auto"/>
        <w:tblLook w:val="04A0" w:firstRow="1" w:lastRow="0" w:firstColumn="1" w:lastColumn="0" w:noHBand="0" w:noVBand="1"/>
      </w:tblPr>
      <w:tblGrid>
        <w:gridCol w:w="5524"/>
        <w:gridCol w:w="1545"/>
        <w:gridCol w:w="1776"/>
      </w:tblGrid>
      <w:tr w:rsidR="009C3BA7" w14:paraId="62ABEB08" w14:textId="77777777" w:rsidTr="009C3BA7">
        <w:tc>
          <w:tcPr>
            <w:tcW w:w="5524" w:type="dxa"/>
          </w:tcPr>
          <w:p w14:paraId="6B76CBFD" w14:textId="017BFA83" w:rsidR="009C3BA7" w:rsidRPr="00756408" w:rsidRDefault="009C3BA7" w:rsidP="00756408">
            <w:pPr>
              <w:jc w:val="center"/>
              <w:rPr>
                <w:rFonts w:ascii="Times New Roman" w:hAnsi="Times New Roman" w:cs="Times New Roman"/>
                <w:b/>
                <w:bCs/>
                <w:lang w:val="en-US"/>
              </w:rPr>
            </w:pPr>
            <w:r w:rsidRPr="00756408">
              <w:rPr>
                <w:rFonts w:ascii="Times New Roman" w:hAnsi="Times New Roman" w:cs="Times New Roman"/>
                <w:b/>
                <w:bCs/>
                <w:lang w:val="en-US"/>
              </w:rPr>
              <w:t>Activity</w:t>
            </w:r>
          </w:p>
        </w:tc>
        <w:tc>
          <w:tcPr>
            <w:tcW w:w="272" w:type="dxa"/>
          </w:tcPr>
          <w:p w14:paraId="3BD8E75F" w14:textId="629BEAC8" w:rsidR="009C3BA7" w:rsidRPr="00756408" w:rsidRDefault="009C3BA7" w:rsidP="00756408">
            <w:pPr>
              <w:jc w:val="center"/>
              <w:rPr>
                <w:rFonts w:ascii="Times New Roman" w:hAnsi="Times New Roman" w:cs="Times New Roman"/>
                <w:b/>
                <w:bCs/>
                <w:lang w:val="en-US"/>
              </w:rPr>
            </w:pPr>
            <w:r>
              <w:rPr>
                <w:rFonts w:ascii="Times New Roman" w:hAnsi="Times New Roman" w:cs="Times New Roman"/>
                <w:b/>
                <w:bCs/>
                <w:lang w:val="en-US"/>
              </w:rPr>
              <w:t>Programmer</w:t>
            </w:r>
          </w:p>
        </w:tc>
        <w:tc>
          <w:tcPr>
            <w:tcW w:w="1776" w:type="dxa"/>
          </w:tcPr>
          <w:p w14:paraId="14177338" w14:textId="79100448" w:rsidR="009C3BA7" w:rsidRPr="00756408" w:rsidRDefault="009C3BA7" w:rsidP="00756408">
            <w:pPr>
              <w:jc w:val="center"/>
              <w:rPr>
                <w:rFonts w:ascii="Times New Roman" w:hAnsi="Times New Roman" w:cs="Times New Roman"/>
                <w:b/>
                <w:bCs/>
                <w:lang w:val="en-US"/>
              </w:rPr>
            </w:pPr>
            <w:r w:rsidRPr="00756408">
              <w:rPr>
                <w:rFonts w:ascii="Times New Roman" w:hAnsi="Times New Roman" w:cs="Times New Roman"/>
                <w:b/>
                <w:bCs/>
                <w:lang w:val="en-US"/>
              </w:rPr>
              <w:t>End Time</w:t>
            </w:r>
          </w:p>
        </w:tc>
      </w:tr>
      <w:tr w:rsidR="009C3BA7" w14:paraId="00F4D74B" w14:textId="77777777" w:rsidTr="009C3BA7">
        <w:tc>
          <w:tcPr>
            <w:tcW w:w="5524" w:type="dxa"/>
          </w:tcPr>
          <w:p w14:paraId="78647AE1" w14:textId="05842DDD" w:rsidR="009C3BA7" w:rsidRDefault="009C3BA7" w:rsidP="00257A1B">
            <w:pPr>
              <w:rPr>
                <w:rFonts w:ascii="Times New Roman" w:hAnsi="Times New Roman" w:cs="Times New Roman"/>
                <w:lang w:val="en-US"/>
              </w:rPr>
            </w:pPr>
            <w:r>
              <w:rPr>
                <w:rFonts w:ascii="Times New Roman" w:hAnsi="Times New Roman" w:cs="Times New Roman"/>
                <w:lang w:val="en-US"/>
              </w:rPr>
              <w:t>Making card deck and shuffling function</w:t>
            </w:r>
          </w:p>
        </w:tc>
        <w:tc>
          <w:tcPr>
            <w:tcW w:w="272" w:type="dxa"/>
          </w:tcPr>
          <w:p w14:paraId="0AEE713D" w14:textId="71EB2F19" w:rsidR="009C3BA7" w:rsidRDefault="009C3BA7" w:rsidP="00257A1B">
            <w:pPr>
              <w:rPr>
                <w:rFonts w:ascii="Times New Roman" w:hAnsi="Times New Roman" w:cs="Times New Roman"/>
                <w:lang w:val="en-US"/>
              </w:rPr>
            </w:pPr>
            <w:r>
              <w:rPr>
                <w:rFonts w:ascii="Times New Roman" w:hAnsi="Times New Roman" w:cs="Times New Roman"/>
                <w:lang w:val="en-US"/>
              </w:rPr>
              <w:t>Celeste</w:t>
            </w:r>
          </w:p>
        </w:tc>
        <w:tc>
          <w:tcPr>
            <w:tcW w:w="1776" w:type="dxa"/>
          </w:tcPr>
          <w:p w14:paraId="2249B6C1" w14:textId="5280C9BE" w:rsidR="009C3BA7" w:rsidRDefault="009C3BA7" w:rsidP="00257A1B">
            <w:pPr>
              <w:rPr>
                <w:rFonts w:ascii="Times New Roman" w:hAnsi="Times New Roman" w:cs="Times New Roman"/>
                <w:lang w:val="en-US"/>
              </w:rPr>
            </w:pPr>
            <w:r>
              <w:rPr>
                <w:rFonts w:ascii="Times New Roman" w:hAnsi="Times New Roman" w:cs="Times New Roman"/>
                <w:lang w:val="en-US"/>
              </w:rPr>
              <w:t>February 4</w:t>
            </w:r>
          </w:p>
        </w:tc>
      </w:tr>
      <w:tr w:rsidR="009C3BA7" w14:paraId="6A0333C0" w14:textId="77777777" w:rsidTr="009C3BA7">
        <w:tc>
          <w:tcPr>
            <w:tcW w:w="5524" w:type="dxa"/>
          </w:tcPr>
          <w:p w14:paraId="4BF40F2B" w14:textId="1E9308CF" w:rsidR="009C3BA7" w:rsidRDefault="009C3BA7" w:rsidP="009D7F03">
            <w:pPr>
              <w:rPr>
                <w:rFonts w:ascii="Times New Roman" w:hAnsi="Times New Roman" w:cs="Times New Roman"/>
                <w:lang w:val="en-US"/>
              </w:rPr>
            </w:pPr>
            <w:r w:rsidRPr="000E1BB9">
              <w:rPr>
                <w:rFonts w:ascii="Times New Roman" w:hAnsi="Times New Roman" w:cs="Times New Roman"/>
              </w:rPr>
              <w:t>Design and implement the instructions screen that appears at the beginning of the game</w:t>
            </w:r>
          </w:p>
        </w:tc>
        <w:tc>
          <w:tcPr>
            <w:tcW w:w="272" w:type="dxa"/>
          </w:tcPr>
          <w:p w14:paraId="48C37A15" w14:textId="5E08BC08" w:rsidR="009C3BA7" w:rsidRDefault="009C3BA7" w:rsidP="009D7F03">
            <w:pPr>
              <w:rPr>
                <w:rFonts w:ascii="Times New Roman" w:hAnsi="Times New Roman" w:cs="Times New Roman"/>
                <w:lang w:val="en-US"/>
              </w:rPr>
            </w:pPr>
            <w:r>
              <w:rPr>
                <w:rFonts w:ascii="Times New Roman" w:hAnsi="Times New Roman" w:cs="Times New Roman"/>
                <w:lang w:val="en-US"/>
              </w:rPr>
              <w:t>Ruhani</w:t>
            </w:r>
          </w:p>
        </w:tc>
        <w:tc>
          <w:tcPr>
            <w:tcW w:w="1776" w:type="dxa"/>
          </w:tcPr>
          <w:p w14:paraId="51C76890" w14:textId="1CEE3DCB" w:rsidR="009C3BA7" w:rsidRDefault="009C3BA7" w:rsidP="009D7F03">
            <w:pPr>
              <w:rPr>
                <w:rFonts w:ascii="Times New Roman" w:hAnsi="Times New Roman" w:cs="Times New Roman"/>
                <w:lang w:val="en-US"/>
              </w:rPr>
            </w:pPr>
            <w:r>
              <w:rPr>
                <w:rFonts w:ascii="Times New Roman" w:hAnsi="Times New Roman" w:cs="Times New Roman"/>
                <w:lang w:val="en-US"/>
              </w:rPr>
              <w:t>February 4</w:t>
            </w:r>
          </w:p>
        </w:tc>
      </w:tr>
      <w:tr w:rsidR="009C3BA7" w14:paraId="21ECD49F" w14:textId="77777777" w:rsidTr="009C3BA7">
        <w:tc>
          <w:tcPr>
            <w:tcW w:w="5524" w:type="dxa"/>
          </w:tcPr>
          <w:p w14:paraId="0A39E69E" w14:textId="77777777" w:rsidR="009C3BA7" w:rsidRDefault="009C3BA7" w:rsidP="00223A75">
            <w:pPr>
              <w:rPr>
                <w:rFonts w:ascii="Times New Roman" w:hAnsi="Times New Roman" w:cs="Times New Roman"/>
                <w:lang w:val="en-US"/>
              </w:rPr>
            </w:pPr>
            <w:r>
              <w:rPr>
                <w:rFonts w:ascii="Times New Roman" w:hAnsi="Times New Roman" w:cs="Times New Roman"/>
                <w:lang w:val="en-US"/>
              </w:rPr>
              <w:t xml:space="preserve">User Interface </w:t>
            </w:r>
          </w:p>
          <w:p w14:paraId="6A50E44F" w14:textId="77777777" w:rsidR="009C3BA7" w:rsidRDefault="009C3BA7" w:rsidP="00223A75">
            <w:pPr>
              <w:rPr>
                <w:rFonts w:ascii="Times New Roman" w:hAnsi="Times New Roman" w:cs="Times New Roman"/>
                <w:lang w:val="en-US"/>
              </w:rPr>
            </w:pPr>
            <w:r>
              <w:rPr>
                <w:rFonts w:ascii="Times New Roman" w:hAnsi="Times New Roman" w:cs="Times New Roman"/>
                <w:lang w:val="en-US"/>
              </w:rPr>
              <w:t>– what the user sees in each turn</w:t>
            </w:r>
          </w:p>
        </w:tc>
        <w:tc>
          <w:tcPr>
            <w:tcW w:w="272" w:type="dxa"/>
          </w:tcPr>
          <w:p w14:paraId="3C538B48" w14:textId="77777777" w:rsidR="009C3BA7" w:rsidRDefault="009C3BA7" w:rsidP="00223A75">
            <w:pPr>
              <w:rPr>
                <w:rFonts w:ascii="Times New Roman" w:hAnsi="Times New Roman" w:cs="Times New Roman"/>
                <w:lang w:val="en-US"/>
              </w:rPr>
            </w:pPr>
            <w:r>
              <w:rPr>
                <w:rFonts w:ascii="Times New Roman" w:hAnsi="Times New Roman" w:cs="Times New Roman"/>
                <w:lang w:val="en-US"/>
              </w:rPr>
              <w:t>Ruhani</w:t>
            </w:r>
          </w:p>
        </w:tc>
        <w:tc>
          <w:tcPr>
            <w:tcW w:w="1776" w:type="dxa"/>
          </w:tcPr>
          <w:p w14:paraId="35F8B963" w14:textId="73C9E961" w:rsidR="009C3BA7" w:rsidRDefault="009C3BA7" w:rsidP="00223A75">
            <w:pPr>
              <w:rPr>
                <w:rFonts w:ascii="Times New Roman" w:hAnsi="Times New Roman" w:cs="Times New Roman"/>
                <w:lang w:val="en-US"/>
              </w:rPr>
            </w:pPr>
            <w:r>
              <w:rPr>
                <w:rFonts w:ascii="Times New Roman" w:hAnsi="Times New Roman" w:cs="Times New Roman"/>
                <w:lang w:val="en-US"/>
              </w:rPr>
              <w:t xml:space="preserve">February </w:t>
            </w:r>
            <w:r>
              <w:rPr>
                <w:rFonts w:ascii="Times New Roman" w:hAnsi="Times New Roman" w:cs="Times New Roman"/>
                <w:lang w:val="en-US"/>
              </w:rPr>
              <w:t>18</w:t>
            </w:r>
          </w:p>
        </w:tc>
      </w:tr>
      <w:tr w:rsidR="009C3BA7" w14:paraId="4FFA4A84" w14:textId="77777777" w:rsidTr="009C3BA7">
        <w:tc>
          <w:tcPr>
            <w:tcW w:w="5524" w:type="dxa"/>
          </w:tcPr>
          <w:p w14:paraId="16EF506B" w14:textId="2F2CCFF6" w:rsidR="009C3BA7" w:rsidRDefault="009C3BA7" w:rsidP="009D7F03">
            <w:pPr>
              <w:rPr>
                <w:rFonts w:ascii="Times New Roman" w:hAnsi="Times New Roman" w:cs="Times New Roman"/>
                <w:lang w:val="en-US"/>
              </w:rPr>
            </w:pPr>
            <w:r>
              <w:rPr>
                <w:rFonts w:ascii="Times New Roman" w:hAnsi="Times New Roman" w:cs="Times New Roman"/>
                <w:lang w:val="en-US"/>
              </w:rPr>
              <w:t>Meld Detection</w:t>
            </w:r>
          </w:p>
        </w:tc>
        <w:tc>
          <w:tcPr>
            <w:tcW w:w="272" w:type="dxa"/>
          </w:tcPr>
          <w:p w14:paraId="75ECC9DF" w14:textId="7601B6A1" w:rsidR="009C3BA7" w:rsidRDefault="009C3BA7" w:rsidP="009D7F03">
            <w:pPr>
              <w:rPr>
                <w:rFonts w:ascii="Times New Roman" w:hAnsi="Times New Roman" w:cs="Times New Roman"/>
                <w:lang w:val="en-US"/>
              </w:rPr>
            </w:pPr>
            <w:r>
              <w:rPr>
                <w:rFonts w:ascii="Times New Roman" w:hAnsi="Times New Roman" w:cs="Times New Roman"/>
                <w:lang w:val="en-US"/>
              </w:rPr>
              <w:t>Celeste</w:t>
            </w:r>
          </w:p>
        </w:tc>
        <w:tc>
          <w:tcPr>
            <w:tcW w:w="1776" w:type="dxa"/>
          </w:tcPr>
          <w:p w14:paraId="3BF20D70" w14:textId="035D8666" w:rsidR="009C3BA7" w:rsidRDefault="009C3BA7" w:rsidP="009D7F03">
            <w:pPr>
              <w:rPr>
                <w:rFonts w:ascii="Times New Roman" w:hAnsi="Times New Roman" w:cs="Times New Roman"/>
                <w:lang w:val="en-US"/>
              </w:rPr>
            </w:pPr>
            <w:r w:rsidRPr="7CD70A8D">
              <w:rPr>
                <w:rFonts w:ascii="Times New Roman" w:hAnsi="Times New Roman" w:cs="Times New Roman"/>
                <w:lang w:val="en-US"/>
              </w:rPr>
              <w:t xml:space="preserve">February </w:t>
            </w:r>
            <w:r>
              <w:rPr>
                <w:rFonts w:ascii="Times New Roman" w:hAnsi="Times New Roman" w:cs="Times New Roman"/>
                <w:lang w:val="en-US"/>
              </w:rPr>
              <w:t>25</w:t>
            </w:r>
          </w:p>
        </w:tc>
      </w:tr>
      <w:tr w:rsidR="009C3BA7" w14:paraId="600681A6" w14:textId="77777777" w:rsidTr="009C3BA7">
        <w:tc>
          <w:tcPr>
            <w:tcW w:w="5524" w:type="dxa"/>
          </w:tcPr>
          <w:p w14:paraId="387E9721" w14:textId="77777777" w:rsidR="009C3BA7" w:rsidRDefault="009C3BA7" w:rsidP="009D7F03">
            <w:pPr>
              <w:rPr>
                <w:rFonts w:ascii="Times New Roman" w:hAnsi="Times New Roman" w:cs="Times New Roman"/>
                <w:lang w:val="en-US"/>
              </w:rPr>
            </w:pPr>
            <w:r>
              <w:rPr>
                <w:rFonts w:ascii="Times New Roman" w:hAnsi="Times New Roman" w:cs="Times New Roman"/>
                <w:lang w:val="en-US"/>
              </w:rPr>
              <w:t>Laying off a card</w:t>
            </w:r>
          </w:p>
        </w:tc>
        <w:tc>
          <w:tcPr>
            <w:tcW w:w="272" w:type="dxa"/>
          </w:tcPr>
          <w:p w14:paraId="6B78A267" w14:textId="34979B04" w:rsidR="009C3BA7" w:rsidRDefault="009C3BA7" w:rsidP="009D7F03">
            <w:pPr>
              <w:rPr>
                <w:rFonts w:ascii="Times New Roman" w:hAnsi="Times New Roman" w:cs="Times New Roman"/>
                <w:lang w:val="en-US"/>
              </w:rPr>
            </w:pPr>
            <w:r w:rsidRPr="7CD70A8D">
              <w:rPr>
                <w:rFonts w:ascii="Times New Roman" w:hAnsi="Times New Roman" w:cs="Times New Roman"/>
                <w:lang w:val="en-US"/>
              </w:rPr>
              <w:t>Celeste</w:t>
            </w:r>
          </w:p>
        </w:tc>
        <w:tc>
          <w:tcPr>
            <w:tcW w:w="1776" w:type="dxa"/>
          </w:tcPr>
          <w:p w14:paraId="7CABA5D9" w14:textId="6D9996AC" w:rsidR="009C3BA7" w:rsidRDefault="009C3BA7" w:rsidP="009D7F03">
            <w:pPr>
              <w:rPr>
                <w:rFonts w:ascii="Times New Roman" w:hAnsi="Times New Roman" w:cs="Times New Roman"/>
                <w:lang w:val="en-US"/>
              </w:rPr>
            </w:pPr>
            <w:r>
              <w:rPr>
                <w:rFonts w:ascii="Times New Roman" w:hAnsi="Times New Roman" w:cs="Times New Roman"/>
                <w:lang w:val="en-US"/>
              </w:rPr>
              <w:t>February 25</w:t>
            </w:r>
          </w:p>
        </w:tc>
      </w:tr>
      <w:tr w:rsidR="009C3BA7" w14:paraId="53FF51B3" w14:textId="77777777" w:rsidTr="009C3BA7">
        <w:tc>
          <w:tcPr>
            <w:tcW w:w="5524" w:type="dxa"/>
          </w:tcPr>
          <w:p w14:paraId="06D35E2F" w14:textId="1ECA9C1C" w:rsidR="009C3BA7" w:rsidRDefault="009C3BA7" w:rsidP="009749A5">
            <w:pPr>
              <w:rPr>
                <w:rFonts w:ascii="Times New Roman" w:hAnsi="Times New Roman" w:cs="Times New Roman"/>
                <w:lang w:val="en-US"/>
              </w:rPr>
            </w:pPr>
            <w:r>
              <w:rPr>
                <w:rFonts w:ascii="Times New Roman" w:hAnsi="Times New Roman" w:cs="Times New Roman"/>
                <w:lang w:val="en-US"/>
              </w:rPr>
              <w:t>Win Detection</w:t>
            </w:r>
          </w:p>
        </w:tc>
        <w:tc>
          <w:tcPr>
            <w:tcW w:w="272" w:type="dxa"/>
          </w:tcPr>
          <w:p w14:paraId="61B58CFE" w14:textId="7BA99C1A" w:rsidR="009C3BA7" w:rsidRDefault="009C3BA7" w:rsidP="009749A5">
            <w:pPr>
              <w:rPr>
                <w:rFonts w:ascii="Times New Roman" w:hAnsi="Times New Roman" w:cs="Times New Roman"/>
                <w:lang w:val="en-US"/>
              </w:rPr>
            </w:pPr>
            <w:r>
              <w:rPr>
                <w:rFonts w:ascii="Times New Roman" w:hAnsi="Times New Roman" w:cs="Times New Roman"/>
                <w:lang w:val="en-US"/>
              </w:rPr>
              <w:t>Ruhani</w:t>
            </w:r>
          </w:p>
        </w:tc>
        <w:tc>
          <w:tcPr>
            <w:tcW w:w="1776" w:type="dxa"/>
          </w:tcPr>
          <w:p w14:paraId="68BA73F4" w14:textId="31A53F99" w:rsidR="009C3BA7" w:rsidRDefault="009C3BA7" w:rsidP="009749A5">
            <w:pPr>
              <w:rPr>
                <w:rFonts w:ascii="Times New Roman" w:hAnsi="Times New Roman" w:cs="Times New Roman"/>
                <w:lang w:val="en-US"/>
              </w:rPr>
            </w:pPr>
            <w:r>
              <w:rPr>
                <w:rFonts w:ascii="Times New Roman" w:hAnsi="Times New Roman" w:cs="Times New Roman"/>
                <w:lang w:val="en-US"/>
              </w:rPr>
              <w:t>March 4</w:t>
            </w:r>
          </w:p>
        </w:tc>
      </w:tr>
      <w:tr w:rsidR="009C3BA7" w14:paraId="22BBA246" w14:textId="77777777" w:rsidTr="009C3BA7">
        <w:tc>
          <w:tcPr>
            <w:tcW w:w="5524" w:type="dxa"/>
          </w:tcPr>
          <w:p w14:paraId="40C2A24F" w14:textId="77777777" w:rsidR="009C3BA7" w:rsidRDefault="009C3BA7" w:rsidP="0020218C">
            <w:pPr>
              <w:rPr>
                <w:rFonts w:ascii="Times New Roman" w:hAnsi="Times New Roman" w:cs="Times New Roman"/>
                <w:lang w:val="en-US"/>
              </w:rPr>
            </w:pPr>
            <w:r w:rsidRPr="328AD403">
              <w:rPr>
                <w:rFonts w:ascii="Times New Roman" w:hAnsi="Times New Roman" w:cs="Times New Roman"/>
                <w:lang w:val="en-US"/>
              </w:rPr>
              <w:t xml:space="preserve">Make </w:t>
            </w:r>
            <w:r>
              <w:rPr>
                <w:rFonts w:ascii="Times New Roman" w:hAnsi="Times New Roman" w:cs="Times New Roman"/>
                <w:lang w:val="en-US"/>
              </w:rPr>
              <w:t xml:space="preserve">a winning screen </w:t>
            </w:r>
            <w:r w:rsidRPr="328AD403">
              <w:rPr>
                <w:rFonts w:ascii="Times New Roman" w:hAnsi="Times New Roman" w:cs="Times New Roman"/>
                <w:lang w:val="en-US"/>
              </w:rPr>
              <w:t xml:space="preserve">for </w:t>
            </w:r>
            <w:r>
              <w:rPr>
                <w:rFonts w:ascii="Times New Roman" w:hAnsi="Times New Roman" w:cs="Times New Roman"/>
                <w:lang w:val="en-US"/>
              </w:rPr>
              <w:t>the end of</w:t>
            </w:r>
            <w:r w:rsidRPr="328AD403">
              <w:rPr>
                <w:rFonts w:ascii="Times New Roman" w:hAnsi="Times New Roman" w:cs="Times New Roman"/>
                <w:lang w:val="en-US"/>
              </w:rPr>
              <w:t xml:space="preserve"> the game</w:t>
            </w:r>
          </w:p>
        </w:tc>
        <w:tc>
          <w:tcPr>
            <w:tcW w:w="272" w:type="dxa"/>
          </w:tcPr>
          <w:p w14:paraId="05D97989" w14:textId="77777777" w:rsidR="009C3BA7" w:rsidRDefault="009C3BA7" w:rsidP="0020218C">
            <w:pPr>
              <w:rPr>
                <w:rFonts w:ascii="Times New Roman" w:hAnsi="Times New Roman" w:cs="Times New Roman"/>
                <w:lang w:val="en-US"/>
              </w:rPr>
            </w:pPr>
            <w:r>
              <w:rPr>
                <w:rFonts w:ascii="Times New Roman" w:hAnsi="Times New Roman" w:cs="Times New Roman"/>
                <w:lang w:val="en-US"/>
              </w:rPr>
              <w:t>Ruhani</w:t>
            </w:r>
          </w:p>
        </w:tc>
        <w:tc>
          <w:tcPr>
            <w:tcW w:w="1776" w:type="dxa"/>
          </w:tcPr>
          <w:p w14:paraId="4F70500B" w14:textId="733275A2" w:rsidR="009C3BA7" w:rsidRDefault="009C3BA7" w:rsidP="0020218C">
            <w:pPr>
              <w:rPr>
                <w:rFonts w:ascii="Times New Roman" w:hAnsi="Times New Roman" w:cs="Times New Roman"/>
                <w:lang w:val="en-US"/>
              </w:rPr>
            </w:pPr>
            <w:r>
              <w:rPr>
                <w:rFonts w:ascii="Times New Roman" w:hAnsi="Times New Roman" w:cs="Times New Roman"/>
                <w:lang w:val="en-US"/>
              </w:rPr>
              <w:t>March</w:t>
            </w:r>
            <w:r>
              <w:rPr>
                <w:rFonts w:ascii="Times New Roman" w:hAnsi="Times New Roman" w:cs="Times New Roman"/>
                <w:lang w:val="en-US"/>
              </w:rPr>
              <w:t xml:space="preserve"> 1</w:t>
            </w:r>
            <w:r>
              <w:rPr>
                <w:rFonts w:ascii="Times New Roman" w:hAnsi="Times New Roman" w:cs="Times New Roman"/>
                <w:lang w:val="en-US"/>
              </w:rPr>
              <w:t>1</w:t>
            </w:r>
          </w:p>
        </w:tc>
      </w:tr>
      <w:tr w:rsidR="009C3BA7" w14:paraId="399AC4F2" w14:textId="77777777" w:rsidTr="009C3BA7">
        <w:trPr>
          <w:trHeight w:val="300"/>
        </w:trPr>
        <w:tc>
          <w:tcPr>
            <w:tcW w:w="5524" w:type="dxa"/>
          </w:tcPr>
          <w:p w14:paraId="77A93C07" w14:textId="7EA6EFE9" w:rsidR="009C3BA7" w:rsidRPr="7CD70A8D" w:rsidRDefault="009C3BA7" w:rsidP="005825A3">
            <w:pPr>
              <w:rPr>
                <w:rFonts w:ascii="Times New Roman" w:hAnsi="Times New Roman" w:cs="Times New Roman"/>
                <w:lang w:val="en-US"/>
              </w:rPr>
            </w:pPr>
            <w:r w:rsidRPr="00BE6B47">
              <w:rPr>
                <w:rFonts w:ascii="Times New Roman" w:hAnsi="Times New Roman" w:cs="Times New Roman"/>
              </w:rPr>
              <w:t>User testing and debugging (playtesting to ensure smooth gameplay and fix issues)</w:t>
            </w:r>
          </w:p>
        </w:tc>
        <w:tc>
          <w:tcPr>
            <w:tcW w:w="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9C3BA7" w:rsidRPr="008C07D0" w14:paraId="19A21679" w14:textId="77777777" w:rsidTr="00FC64B1">
              <w:trPr>
                <w:tblCellSpacing w:w="15" w:type="dxa"/>
              </w:trPr>
              <w:tc>
                <w:tcPr>
                  <w:tcW w:w="0" w:type="auto"/>
                  <w:vAlign w:val="center"/>
                  <w:hideMark/>
                </w:tcPr>
                <w:p w14:paraId="654EC32A" w14:textId="77777777" w:rsidR="009C3BA7" w:rsidRPr="008C07D0" w:rsidRDefault="009C3BA7" w:rsidP="005825A3">
                  <w:pPr>
                    <w:spacing w:after="0" w:line="240" w:lineRule="auto"/>
                    <w:rPr>
                      <w:rFonts w:ascii="Times New Roman" w:hAnsi="Times New Roman" w:cs="Times New Roman"/>
                    </w:rPr>
                  </w:pPr>
                  <w:r w:rsidRPr="008C07D0">
                    <w:rPr>
                      <w:rFonts w:ascii="Times New Roman" w:hAnsi="Times New Roman" w:cs="Times New Roman"/>
                    </w:rPr>
                    <w:t>Both</w:t>
                  </w:r>
                </w:p>
              </w:tc>
            </w:tr>
          </w:tbl>
          <w:p w14:paraId="7A44EF3A" w14:textId="77777777" w:rsidR="009C3BA7" w:rsidRPr="008C07D0" w:rsidRDefault="009C3BA7" w:rsidP="005825A3">
            <w:pPr>
              <w:rPr>
                <w:rFonts w:ascii="Times New Roman" w:hAnsi="Times New Roman" w:cs="Times New Roman"/>
                <w:vanish/>
              </w:rPr>
            </w:pPr>
          </w:p>
          <w:p w14:paraId="3270D141" w14:textId="77777777" w:rsidR="009C3BA7" w:rsidRPr="7CD70A8D" w:rsidRDefault="009C3BA7" w:rsidP="005825A3">
            <w:pPr>
              <w:rPr>
                <w:rFonts w:ascii="Times New Roman" w:hAnsi="Times New Roman" w:cs="Times New Roman"/>
                <w:lang w:val="en-US"/>
              </w:rPr>
            </w:pPr>
          </w:p>
        </w:tc>
        <w:tc>
          <w:tcPr>
            <w:tcW w:w="1776" w:type="dxa"/>
          </w:tcPr>
          <w:p w14:paraId="1E7640A5" w14:textId="233B4B82" w:rsidR="009C3BA7" w:rsidRDefault="009C3BA7" w:rsidP="005825A3">
            <w:pPr>
              <w:rPr>
                <w:rFonts w:ascii="Times New Roman" w:hAnsi="Times New Roman" w:cs="Times New Roman"/>
                <w:lang w:val="en-US"/>
              </w:rPr>
            </w:pPr>
            <w:r w:rsidRPr="008C07D0">
              <w:rPr>
                <w:rFonts w:ascii="Times New Roman" w:hAnsi="Times New Roman" w:cs="Times New Roman"/>
              </w:rPr>
              <w:t>March 18</w:t>
            </w:r>
          </w:p>
        </w:tc>
      </w:tr>
      <w:tr w:rsidR="009C3BA7" w14:paraId="1C79D80D" w14:textId="77777777" w:rsidTr="009C3BA7">
        <w:trPr>
          <w:trHeight w:val="300"/>
        </w:trPr>
        <w:tc>
          <w:tcPr>
            <w:tcW w:w="5524" w:type="dxa"/>
          </w:tcPr>
          <w:p w14:paraId="7942EE68" w14:textId="55BC40A4" w:rsidR="009C3BA7" w:rsidRPr="7CD70A8D" w:rsidRDefault="009C3BA7" w:rsidP="005825A3">
            <w:pPr>
              <w:rPr>
                <w:rFonts w:ascii="Times New Roman" w:hAnsi="Times New Roman" w:cs="Times New Roman"/>
                <w:lang w:val="en-US"/>
              </w:rPr>
            </w:pPr>
            <w:r w:rsidRPr="00D576A9">
              <w:rPr>
                <w:rFonts w:ascii="Times New Roman" w:hAnsi="Times New Roman" w:cs="Times New Roman"/>
              </w:rPr>
              <w:t>Final polish of game design, UI, and UX improvements</w:t>
            </w:r>
          </w:p>
        </w:tc>
        <w:tc>
          <w:tcPr>
            <w:tcW w:w="272" w:type="dxa"/>
          </w:tcPr>
          <w:p w14:paraId="17C0FCB3" w14:textId="3208AB05" w:rsidR="009C3BA7" w:rsidRPr="7CD70A8D" w:rsidRDefault="009C3BA7" w:rsidP="005825A3">
            <w:pPr>
              <w:rPr>
                <w:rFonts w:ascii="Times New Roman" w:hAnsi="Times New Roman" w:cs="Times New Roman"/>
                <w:lang w:val="en-US"/>
              </w:rPr>
            </w:pPr>
            <w:r>
              <w:rPr>
                <w:rFonts w:ascii="Times New Roman" w:hAnsi="Times New Roman" w:cs="Times New Roman"/>
              </w:rPr>
              <w:t>Both</w:t>
            </w:r>
          </w:p>
        </w:tc>
        <w:tc>
          <w:tcPr>
            <w:tcW w:w="1776" w:type="dxa"/>
          </w:tcPr>
          <w:p w14:paraId="7F2A7FE8" w14:textId="164F83A1" w:rsidR="009C3BA7" w:rsidRPr="008C07D0" w:rsidRDefault="009C3BA7" w:rsidP="005825A3">
            <w:pPr>
              <w:rPr>
                <w:rFonts w:ascii="Times New Roman" w:hAnsi="Times New Roman" w:cs="Times New Roman"/>
              </w:rPr>
            </w:pPr>
            <w:r>
              <w:rPr>
                <w:rFonts w:ascii="Times New Roman" w:hAnsi="Times New Roman" w:cs="Times New Roman"/>
              </w:rPr>
              <w:t>March 25</w:t>
            </w:r>
          </w:p>
        </w:tc>
      </w:tr>
      <w:tr w:rsidR="009C3BA7" w14:paraId="307CF9B4" w14:textId="77777777" w:rsidTr="009C3BA7">
        <w:trPr>
          <w:trHeight w:val="300"/>
        </w:trPr>
        <w:tc>
          <w:tcPr>
            <w:tcW w:w="5524" w:type="dxa"/>
          </w:tcPr>
          <w:p w14:paraId="7CD70892" w14:textId="37B47863" w:rsidR="009C3BA7" w:rsidRPr="7CD70A8D" w:rsidRDefault="009C3BA7" w:rsidP="005825A3">
            <w:pPr>
              <w:rPr>
                <w:rFonts w:ascii="Times New Roman" w:hAnsi="Times New Roman" w:cs="Times New Roman"/>
                <w:lang w:val="en-US"/>
              </w:rPr>
            </w:pPr>
            <w:r w:rsidRPr="00CE146E">
              <w:rPr>
                <w:rFonts w:ascii="Times New Roman" w:hAnsi="Times New Roman" w:cs="Times New Roman"/>
              </w:rPr>
              <w:t>Game launch and presentation preparation</w:t>
            </w:r>
          </w:p>
        </w:tc>
        <w:tc>
          <w:tcPr>
            <w:tcW w:w="272" w:type="dxa"/>
          </w:tcPr>
          <w:p w14:paraId="6070BBFA" w14:textId="0DF50440" w:rsidR="009C3BA7" w:rsidRPr="7CD70A8D" w:rsidRDefault="009C3BA7" w:rsidP="005825A3">
            <w:pPr>
              <w:rPr>
                <w:rFonts w:ascii="Times New Roman" w:hAnsi="Times New Roman" w:cs="Times New Roman"/>
                <w:lang w:val="en-US"/>
              </w:rPr>
            </w:pPr>
            <w:r>
              <w:rPr>
                <w:rFonts w:ascii="Times New Roman" w:hAnsi="Times New Roman" w:cs="Times New Roman"/>
              </w:rPr>
              <w:t>Both</w:t>
            </w:r>
          </w:p>
        </w:tc>
        <w:tc>
          <w:tcPr>
            <w:tcW w:w="1776" w:type="dxa"/>
          </w:tcPr>
          <w:p w14:paraId="6F8DDDA5" w14:textId="7E441791" w:rsidR="009C3BA7" w:rsidRDefault="009C3BA7" w:rsidP="005825A3">
            <w:pPr>
              <w:rPr>
                <w:rFonts w:ascii="Times New Roman" w:hAnsi="Times New Roman" w:cs="Times New Roman"/>
              </w:rPr>
            </w:pPr>
            <w:r>
              <w:rPr>
                <w:rFonts w:ascii="Times New Roman" w:hAnsi="Times New Roman" w:cs="Times New Roman"/>
              </w:rPr>
              <w:t>March 25</w:t>
            </w:r>
          </w:p>
        </w:tc>
      </w:tr>
    </w:tbl>
    <w:p w14:paraId="3EAFDE59" w14:textId="77777777" w:rsidR="00756408" w:rsidRDefault="00756408" w:rsidP="00257A1B">
      <w:pPr>
        <w:rPr>
          <w:rFonts w:ascii="Times New Roman" w:hAnsi="Times New Roman" w:cs="Times New Roman"/>
          <w:lang w:val="en-US"/>
        </w:rPr>
      </w:pPr>
    </w:p>
    <w:p w14:paraId="62F64ED1" w14:textId="47BB583A" w:rsidR="00257A1B" w:rsidRDefault="00257A1B" w:rsidP="00257A1B">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7. </w:t>
      </w:r>
      <w:r w:rsidR="00756408">
        <w:rPr>
          <w:rFonts w:ascii="Times New Roman" w:hAnsi="Times New Roman" w:cs="Times New Roman"/>
          <w:b/>
          <w:bCs/>
          <w:sz w:val="28"/>
          <w:szCs w:val="28"/>
          <w:lang w:val="en-US"/>
        </w:rPr>
        <w:t>E</w:t>
      </w:r>
      <w:r>
        <w:rPr>
          <w:rFonts w:ascii="Times New Roman" w:hAnsi="Times New Roman" w:cs="Times New Roman"/>
          <w:b/>
          <w:bCs/>
          <w:sz w:val="28"/>
          <w:szCs w:val="28"/>
          <w:lang w:val="en-US"/>
        </w:rPr>
        <w:t xml:space="preserve">xpected </w:t>
      </w:r>
      <w:r w:rsidR="00756408">
        <w:rPr>
          <w:rFonts w:ascii="Times New Roman" w:hAnsi="Times New Roman" w:cs="Times New Roman"/>
          <w:b/>
          <w:bCs/>
          <w:sz w:val="28"/>
          <w:szCs w:val="28"/>
          <w:lang w:val="en-US"/>
        </w:rPr>
        <w:t>Outcome</w:t>
      </w:r>
    </w:p>
    <w:p w14:paraId="42D17ECB" w14:textId="77777777" w:rsidR="00AF5096" w:rsidRPr="00AF5096" w:rsidRDefault="00AF5096" w:rsidP="00AF5096">
      <w:pPr>
        <w:rPr>
          <w:rFonts w:ascii="Times New Roman" w:hAnsi="Times New Roman" w:cs="Times New Roman"/>
        </w:rPr>
      </w:pPr>
      <w:r w:rsidRPr="00AF5096">
        <w:rPr>
          <w:rFonts w:ascii="Times New Roman" w:hAnsi="Times New Roman" w:cs="Times New Roman"/>
        </w:rPr>
        <w:t>By the end of the project, we expect to have a fully functional Rummy card game where:</w:t>
      </w:r>
    </w:p>
    <w:p w14:paraId="79FA08BC" w14:textId="77777777" w:rsidR="00AF5096" w:rsidRPr="00AF5096" w:rsidRDefault="00AF5096" w:rsidP="00AF5096">
      <w:pPr>
        <w:numPr>
          <w:ilvl w:val="0"/>
          <w:numId w:val="18"/>
        </w:numPr>
        <w:rPr>
          <w:rFonts w:ascii="Times New Roman" w:hAnsi="Times New Roman" w:cs="Times New Roman"/>
        </w:rPr>
      </w:pPr>
      <w:r w:rsidRPr="00AF5096">
        <w:rPr>
          <w:rFonts w:ascii="Times New Roman" w:hAnsi="Times New Roman" w:cs="Times New Roman"/>
          <w:b/>
          <w:bCs/>
        </w:rPr>
        <w:t>The Player Can Play Against the Computer</w:t>
      </w:r>
      <w:r w:rsidRPr="00AF5096">
        <w:rPr>
          <w:rFonts w:ascii="Times New Roman" w:hAnsi="Times New Roman" w:cs="Times New Roman"/>
        </w:rPr>
        <w:t>: The user should be able to play a full game against the computer, making valid moves like drawing, melding, and discarding cards.</w:t>
      </w:r>
    </w:p>
    <w:p w14:paraId="082E1015" w14:textId="4C2DBD23" w:rsidR="00AF5096" w:rsidRPr="00AF5096" w:rsidRDefault="00AF5096" w:rsidP="00AF5096">
      <w:pPr>
        <w:numPr>
          <w:ilvl w:val="0"/>
          <w:numId w:val="18"/>
        </w:numPr>
        <w:rPr>
          <w:rFonts w:ascii="Times New Roman" w:hAnsi="Times New Roman" w:cs="Times New Roman"/>
        </w:rPr>
      </w:pPr>
      <w:r w:rsidRPr="00AF5096">
        <w:rPr>
          <w:rFonts w:ascii="Times New Roman" w:hAnsi="Times New Roman" w:cs="Times New Roman"/>
          <w:b/>
          <w:bCs/>
        </w:rPr>
        <w:t>Computer AI Performs Logical Actions</w:t>
      </w:r>
      <w:r w:rsidRPr="00AF5096">
        <w:rPr>
          <w:rFonts w:ascii="Times New Roman" w:hAnsi="Times New Roman" w:cs="Times New Roman"/>
        </w:rPr>
        <w:t>: The computer will be able to make decisions based on available cards and apply simple strategies to play the game (though</w:t>
      </w:r>
      <w:r w:rsidR="00786798">
        <w:rPr>
          <w:rFonts w:ascii="Times New Roman" w:hAnsi="Times New Roman" w:cs="Times New Roman"/>
        </w:rPr>
        <w:t xml:space="preserve"> probably</w:t>
      </w:r>
      <w:r w:rsidRPr="00AF5096">
        <w:rPr>
          <w:rFonts w:ascii="Times New Roman" w:hAnsi="Times New Roman" w:cs="Times New Roman"/>
        </w:rPr>
        <w:t xml:space="preserve"> not at an expert level).</w:t>
      </w:r>
    </w:p>
    <w:p w14:paraId="6A2BABCD" w14:textId="77777777" w:rsidR="00AF5096" w:rsidRPr="00AF5096" w:rsidRDefault="00AF5096" w:rsidP="00AF5096">
      <w:pPr>
        <w:numPr>
          <w:ilvl w:val="0"/>
          <w:numId w:val="18"/>
        </w:numPr>
        <w:rPr>
          <w:rFonts w:ascii="Times New Roman" w:hAnsi="Times New Roman" w:cs="Times New Roman"/>
        </w:rPr>
      </w:pPr>
      <w:r w:rsidRPr="00AF5096">
        <w:rPr>
          <w:rFonts w:ascii="Times New Roman" w:hAnsi="Times New Roman" w:cs="Times New Roman"/>
          <w:b/>
          <w:bCs/>
        </w:rPr>
        <w:t>Valid Gameplay and Win Condition</w:t>
      </w:r>
      <w:r w:rsidRPr="00AF5096">
        <w:rPr>
          <w:rFonts w:ascii="Times New Roman" w:hAnsi="Times New Roman" w:cs="Times New Roman"/>
        </w:rPr>
        <w:t>: The game will check for valid melds and ensure that the game ends when one player has completed all their melds and discarded their last card.</w:t>
      </w:r>
    </w:p>
    <w:p w14:paraId="286ABDD4" w14:textId="77777777" w:rsidR="00AF5096" w:rsidRPr="00AF5096" w:rsidRDefault="00AF5096" w:rsidP="00AF5096">
      <w:pPr>
        <w:numPr>
          <w:ilvl w:val="0"/>
          <w:numId w:val="18"/>
        </w:numPr>
        <w:rPr>
          <w:rFonts w:ascii="Times New Roman" w:hAnsi="Times New Roman" w:cs="Times New Roman"/>
        </w:rPr>
      </w:pPr>
      <w:r w:rsidRPr="00AF5096">
        <w:rPr>
          <w:rFonts w:ascii="Times New Roman" w:hAnsi="Times New Roman" w:cs="Times New Roman"/>
          <w:b/>
          <w:bCs/>
        </w:rPr>
        <w:t>User Interface</w:t>
      </w:r>
      <w:r w:rsidRPr="00AF5096">
        <w:rPr>
          <w:rFonts w:ascii="Times New Roman" w:hAnsi="Times New Roman" w:cs="Times New Roman"/>
        </w:rPr>
        <w:t>: A simple CLI that is intuitive, displaying game progress and prompting for player actions.</w:t>
      </w:r>
    </w:p>
    <w:p w14:paraId="22012624" w14:textId="0EB30F2D" w:rsidR="00AF5096" w:rsidRPr="00AF5096" w:rsidRDefault="00AF5096" w:rsidP="00AF5096">
      <w:pPr>
        <w:rPr>
          <w:rFonts w:ascii="Times New Roman" w:hAnsi="Times New Roman" w:cs="Times New Roman"/>
        </w:rPr>
      </w:pPr>
      <w:r w:rsidRPr="00AF5096">
        <w:rPr>
          <w:rFonts w:ascii="Times New Roman" w:hAnsi="Times New Roman" w:cs="Times New Roman"/>
        </w:rPr>
        <w:t xml:space="preserve">By implementing this project, we aim to demonstrate our understanding of </w:t>
      </w:r>
      <w:r w:rsidR="00D17312">
        <w:rPr>
          <w:rFonts w:ascii="Times New Roman" w:hAnsi="Times New Roman" w:cs="Times New Roman"/>
        </w:rPr>
        <w:t>the learning done in our CS40S class</w:t>
      </w:r>
      <w:r w:rsidRPr="00AF5096">
        <w:rPr>
          <w:rFonts w:ascii="Times New Roman" w:hAnsi="Times New Roman" w:cs="Times New Roman"/>
        </w:rPr>
        <w:t>.</w:t>
      </w:r>
    </w:p>
    <w:p w14:paraId="57852783" w14:textId="0D1D2224" w:rsidR="00756408" w:rsidRDefault="00756408" w:rsidP="00756408">
      <w:pPr>
        <w:rPr>
          <w:rFonts w:ascii="Times New Roman" w:hAnsi="Times New Roman" w:cs="Times New Roman"/>
          <w:b/>
          <w:bCs/>
          <w:sz w:val="28"/>
          <w:szCs w:val="28"/>
          <w:lang w:val="en-US"/>
        </w:rPr>
      </w:pPr>
      <w:r>
        <w:rPr>
          <w:rFonts w:ascii="Times New Roman" w:hAnsi="Times New Roman" w:cs="Times New Roman"/>
          <w:b/>
          <w:bCs/>
          <w:sz w:val="28"/>
          <w:szCs w:val="28"/>
          <w:lang w:val="en-US"/>
        </w:rPr>
        <w:t>External Materials</w:t>
      </w:r>
      <w:ins w:id="0" w:author="Ruhani Jindal" w:date="2025-01-20T18:13:00Z" w16du:dateUtc="2025-01-21T00:13:00Z">
        <w:r w:rsidR="00921797">
          <w:rPr>
            <w:rFonts w:ascii="Times New Roman" w:hAnsi="Times New Roman" w:cs="Times New Roman"/>
            <w:b/>
            <w:bCs/>
            <w:sz w:val="28"/>
            <w:szCs w:val="28"/>
            <w:lang w:val="en-US"/>
          </w:rPr>
          <w:t xml:space="preserve"> (Optional)</w:t>
        </w:r>
      </w:ins>
    </w:p>
    <w:p w14:paraId="674729EB" w14:textId="761BBD13" w:rsidR="00756408" w:rsidRPr="00756408" w:rsidRDefault="00756408" w:rsidP="00756408">
      <w:pPr>
        <w:pStyle w:val="ListParagraph"/>
        <w:numPr>
          <w:ilvl w:val="0"/>
          <w:numId w:val="1"/>
        </w:numPr>
        <w:rPr>
          <w:rFonts w:ascii="Times New Roman" w:hAnsi="Times New Roman" w:cs="Times New Roman"/>
          <w:lang w:val="en-US"/>
        </w:rPr>
      </w:pPr>
    </w:p>
    <w:p w14:paraId="11130B0D" w14:textId="7A055E84" w:rsidR="00D82CBB" w:rsidRPr="00691B85" w:rsidRDefault="00D82CBB" w:rsidP="00691B85">
      <w:pPr>
        <w:rPr>
          <w:rFonts w:ascii="Times New Roman" w:hAnsi="Times New Roman" w:cs="Times New Roman"/>
          <w:sz w:val="28"/>
          <w:szCs w:val="28"/>
          <w:lang w:val="en-US"/>
        </w:rPr>
      </w:pPr>
    </w:p>
    <w:sectPr w:rsidR="00D82CBB" w:rsidRPr="00691B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8C6"/>
    <w:multiLevelType w:val="hybridMultilevel"/>
    <w:tmpl w:val="7EB8D520"/>
    <w:lvl w:ilvl="0" w:tplc="10090017">
      <w:start w:val="1"/>
      <w:numFmt w:val="lowerLetter"/>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CA5558F"/>
    <w:multiLevelType w:val="hybridMultilevel"/>
    <w:tmpl w:val="889EA01C"/>
    <w:lvl w:ilvl="0" w:tplc="FFFFFFFF">
      <w:start w:val="1"/>
      <w:numFmt w:val="lowerLetter"/>
      <w:lvlText w:val="%1)"/>
      <w:lvlJc w:val="left"/>
      <w:pPr>
        <w:ind w:left="720" w:hanging="360"/>
      </w:pPr>
    </w:lvl>
    <w:lvl w:ilvl="1" w:tplc="10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686BC7"/>
    <w:multiLevelType w:val="hybridMultilevel"/>
    <w:tmpl w:val="192C13B6"/>
    <w:lvl w:ilvl="0" w:tplc="1009000B">
      <w:start w:val="1"/>
      <w:numFmt w:val="bullet"/>
      <w:lvlText w:val=""/>
      <w:lvlJc w:val="left"/>
      <w:pPr>
        <w:ind w:left="1800" w:hanging="360"/>
      </w:pPr>
      <w:rPr>
        <w:rFonts w:ascii="Wingdings" w:hAnsi="Wingdings"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FCE4B39"/>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303A5916"/>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9506955"/>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AA34059"/>
    <w:multiLevelType w:val="multilevel"/>
    <w:tmpl w:val="1C6CC7F4"/>
    <w:lvl w:ilvl="0">
      <w:start w:val="1"/>
      <w:numFmt w:val="bullet"/>
      <w:lvlText w:val=""/>
      <w:lvlJc w:val="left"/>
      <w:pPr>
        <w:ind w:left="720" w:hanging="360"/>
      </w:pPr>
      <w:rPr>
        <w:rFonts w:ascii="Wingdings" w:hAnsi="Wingding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AA930BB"/>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AFA3F23"/>
    <w:multiLevelType w:val="hybridMultilevel"/>
    <w:tmpl w:val="AEC090E6"/>
    <w:lvl w:ilvl="0" w:tplc="FFFFFFFF">
      <w:start w:val="1"/>
      <w:numFmt w:val="lowerLetter"/>
      <w:lvlText w:val="%1)"/>
      <w:lvlJc w:val="left"/>
      <w:pPr>
        <w:ind w:left="720" w:hanging="360"/>
      </w:pPr>
    </w:lvl>
    <w:lvl w:ilvl="1" w:tplc="10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FE722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E2C554E"/>
    <w:multiLevelType w:val="hybridMultilevel"/>
    <w:tmpl w:val="E0DA8C0C"/>
    <w:lvl w:ilvl="0" w:tplc="FFFFFFFF">
      <w:start w:val="1"/>
      <w:numFmt w:val="lowerLetter"/>
      <w:lvlText w:val="%1)"/>
      <w:lvlJc w:val="left"/>
      <w:pPr>
        <w:ind w:left="720" w:hanging="360"/>
      </w:pPr>
    </w:lvl>
    <w:lvl w:ilvl="1" w:tplc="10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3F3025"/>
    <w:multiLevelType w:val="hybridMultilevel"/>
    <w:tmpl w:val="6BBC9C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80F7590"/>
    <w:multiLevelType w:val="hybridMultilevel"/>
    <w:tmpl w:val="9B884E1A"/>
    <w:lvl w:ilvl="0" w:tplc="FFFFFFFF">
      <w:start w:val="1"/>
      <w:numFmt w:val="lowerLetter"/>
      <w:lvlText w:val="%1)"/>
      <w:lvlJc w:val="left"/>
      <w:pPr>
        <w:ind w:left="720" w:hanging="360"/>
      </w:p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8D6EC9"/>
    <w:multiLevelType w:val="hybridMultilevel"/>
    <w:tmpl w:val="D4F677DC"/>
    <w:lvl w:ilvl="0" w:tplc="10090017">
      <w:start w:val="1"/>
      <w:numFmt w:val="lowerLetter"/>
      <w:lvlText w:val="%1)"/>
      <w:lvlJc w:val="left"/>
      <w:pPr>
        <w:ind w:left="720" w:hanging="360"/>
      </w:pPr>
    </w:lvl>
    <w:lvl w:ilvl="1" w:tplc="10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20BAD"/>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1E60C43"/>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63E2936"/>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1267E8C"/>
    <w:multiLevelType w:val="hybridMultilevel"/>
    <w:tmpl w:val="DB6202C2"/>
    <w:lvl w:ilvl="0" w:tplc="FFFFFFFF">
      <w:start w:val="1"/>
      <w:numFmt w:val="lowerLetter"/>
      <w:lvlText w:val="%1)"/>
      <w:lvlJc w:val="left"/>
      <w:pPr>
        <w:ind w:left="720" w:hanging="360"/>
      </w:pPr>
    </w:lvl>
    <w:lvl w:ilvl="1" w:tplc="1009000B">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417E81"/>
    <w:multiLevelType w:val="multilevel"/>
    <w:tmpl w:val="7F86A5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07360572">
    <w:abstractNumId w:val="11"/>
  </w:num>
  <w:num w:numId="2" w16cid:durableId="1200124064">
    <w:abstractNumId w:val="0"/>
  </w:num>
  <w:num w:numId="3" w16cid:durableId="1849900708">
    <w:abstractNumId w:val="12"/>
  </w:num>
  <w:num w:numId="4" w16cid:durableId="1447306277">
    <w:abstractNumId w:val="8"/>
  </w:num>
  <w:num w:numId="5" w16cid:durableId="1399475794">
    <w:abstractNumId w:val="13"/>
  </w:num>
  <w:num w:numId="6" w16cid:durableId="687484048">
    <w:abstractNumId w:val="1"/>
  </w:num>
  <w:num w:numId="7" w16cid:durableId="1420715991">
    <w:abstractNumId w:val="10"/>
  </w:num>
  <w:num w:numId="8" w16cid:durableId="543367099">
    <w:abstractNumId w:val="17"/>
  </w:num>
  <w:num w:numId="9" w16cid:durableId="1134323791">
    <w:abstractNumId w:val="15"/>
  </w:num>
  <w:num w:numId="10" w16cid:durableId="1697728616">
    <w:abstractNumId w:val="2"/>
  </w:num>
  <w:num w:numId="11" w16cid:durableId="1454405026">
    <w:abstractNumId w:val="6"/>
  </w:num>
  <w:num w:numId="12" w16cid:durableId="949046978">
    <w:abstractNumId w:val="4"/>
  </w:num>
  <w:num w:numId="13" w16cid:durableId="936447837">
    <w:abstractNumId w:val="3"/>
  </w:num>
  <w:num w:numId="14" w16cid:durableId="296567713">
    <w:abstractNumId w:val="14"/>
  </w:num>
  <w:num w:numId="15" w16cid:durableId="417754853">
    <w:abstractNumId w:val="9"/>
  </w:num>
  <w:num w:numId="16" w16cid:durableId="82533269">
    <w:abstractNumId w:val="5"/>
  </w:num>
  <w:num w:numId="17" w16cid:durableId="160708272">
    <w:abstractNumId w:val="7"/>
  </w:num>
  <w:num w:numId="18" w16cid:durableId="205872805">
    <w:abstractNumId w:val="18"/>
  </w:num>
  <w:num w:numId="19" w16cid:durableId="1922791794">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hani Jindal">
    <w15:presenceInfo w15:providerId="AD" w15:userId="S::jindal-r@webmail.uwinnipeg.ca::29e04c13-a62b-4946-9cb0-ed846c3432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0A7"/>
    <w:rsid w:val="00004DD9"/>
    <w:rsid w:val="000265A3"/>
    <w:rsid w:val="000827E7"/>
    <w:rsid w:val="000B528A"/>
    <w:rsid w:val="000C79AA"/>
    <w:rsid w:val="000D2A8A"/>
    <w:rsid w:val="000E0083"/>
    <w:rsid w:val="000E77DF"/>
    <w:rsid w:val="0013704D"/>
    <w:rsid w:val="001619FF"/>
    <w:rsid w:val="00172DF4"/>
    <w:rsid w:val="00180FD6"/>
    <w:rsid w:val="001A3236"/>
    <w:rsid w:val="001C11CC"/>
    <w:rsid w:val="001C12D6"/>
    <w:rsid w:val="001E2E81"/>
    <w:rsid w:val="001E7519"/>
    <w:rsid w:val="00200B51"/>
    <w:rsid w:val="0020715A"/>
    <w:rsid w:val="0022B05B"/>
    <w:rsid w:val="00233DD8"/>
    <w:rsid w:val="0024241F"/>
    <w:rsid w:val="00245B64"/>
    <w:rsid w:val="00247233"/>
    <w:rsid w:val="00257A1B"/>
    <w:rsid w:val="00257A2F"/>
    <w:rsid w:val="00271F8B"/>
    <w:rsid w:val="002B1953"/>
    <w:rsid w:val="002E558B"/>
    <w:rsid w:val="00335AE5"/>
    <w:rsid w:val="0035545A"/>
    <w:rsid w:val="00363CD0"/>
    <w:rsid w:val="003A2C9B"/>
    <w:rsid w:val="003F5867"/>
    <w:rsid w:val="00407267"/>
    <w:rsid w:val="00452D82"/>
    <w:rsid w:val="00454644"/>
    <w:rsid w:val="00457370"/>
    <w:rsid w:val="004678A3"/>
    <w:rsid w:val="004941A6"/>
    <w:rsid w:val="004C0716"/>
    <w:rsid w:val="004D0C9E"/>
    <w:rsid w:val="004D39C2"/>
    <w:rsid w:val="004F24CF"/>
    <w:rsid w:val="004F3C63"/>
    <w:rsid w:val="00503FF9"/>
    <w:rsid w:val="0050706C"/>
    <w:rsid w:val="00547015"/>
    <w:rsid w:val="00563A8C"/>
    <w:rsid w:val="005825A3"/>
    <w:rsid w:val="005877BC"/>
    <w:rsid w:val="005E6221"/>
    <w:rsid w:val="00603BEA"/>
    <w:rsid w:val="00613A7F"/>
    <w:rsid w:val="00635A5E"/>
    <w:rsid w:val="0064219D"/>
    <w:rsid w:val="0065159D"/>
    <w:rsid w:val="00691B85"/>
    <w:rsid w:val="00695583"/>
    <w:rsid w:val="006D1B55"/>
    <w:rsid w:val="00717EA0"/>
    <w:rsid w:val="00723CE1"/>
    <w:rsid w:val="00731434"/>
    <w:rsid w:val="00733497"/>
    <w:rsid w:val="00734779"/>
    <w:rsid w:val="00756408"/>
    <w:rsid w:val="00766B8A"/>
    <w:rsid w:val="00786798"/>
    <w:rsid w:val="0079004B"/>
    <w:rsid w:val="007D06EA"/>
    <w:rsid w:val="007D357D"/>
    <w:rsid w:val="007D69FB"/>
    <w:rsid w:val="007E65DC"/>
    <w:rsid w:val="007F1212"/>
    <w:rsid w:val="00805CCB"/>
    <w:rsid w:val="00816A8A"/>
    <w:rsid w:val="00831C79"/>
    <w:rsid w:val="00837707"/>
    <w:rsid w:val="00866379"/>
    <w:rsid w:val="00890C65"/>
    <w:rsid w:val="0089125E"/>
    <w:rsid w:val="008B5762"/>
    <w:rsid w:val="008C6570"/>
    <w:rsid w:val="008D789D"/>
    <w:rsid w:val="008F2F28"/>
    <w:rsid w:val="008F4439"/>
    <w:rsid w:val="00912D93"/>
    <w:rsid w:val="00913011"/>
    <w:rsid w:val="00916543"/>
    <w:rsid w:val="00921797"/>
    <w:rsid w:val="0092305B"/>
    <w:rsid w:val="009309EE"/>
    <w:rsid w:val="009665F4"/>
    <w:rsid w:val="009749A5"/>
    <w:rsid w:val="00976909"/>
    <w:rsid w:val="0099581A"/>
    <w:rsid w:val="009C3BA7"/>
    <w:rsid w:val="009D2E96"/>
    <w:rsid w:val="009D7F03"/>
    <w:rsid w:val="00A12C5B"/>
    <w:rsid w:val="00A12F0B"/>
    <w:rsid w:val="00A96A9F"/>
    <w:rsid w:val="00AB7AB2"/>
    <w:rsid w:val="00AC19D0"/>
    <w:rsid w:val="00AD06B0"/>
    <w:rsid w:val="00AF3466"/>
    <w:rsid w:val="00AF3711"/>
    <w:rsid w:val="00AF5096"/>
    <w:rsid w:val="00B33486"/>
    <w:rsid w:val="00B42DCC"/>
    <w:rsid w:val="00B86C7A"/>
    <w:rsid w:val="00B963C6"/>
    <w:rsid w:val="00BD5E81"/>
    <w:rsid w:val="00BE5779"/>
    <w:rsid w:val="00BF6C51"/>
    <w:rsid w:val="00C11C3A"/>
    <w:rsid w:val="00C44E08"/>
    <w:rsid w:val="00CD24B9"/>
    <w:rsid w:val="00CD7BB8"/>
    <w:rsid w:val="00D16168"/>
    <w:rsid w:val="00D17312"/>
    <w:rsid w:val="00D82CBB"/>
    <w:rsid w:val="00DC2A6C"/>
    <w:rsid w:val="00DE23B4"/>
    <w:rsid w:val="00E110DA"/>
    <w:rsid w:val="00E13417"/>
    <w:rsid w:val="00E417E5"/>
    <w:rsid w:val="00E623A7"/>
    <w:rsid w:val="00E730A7"/>
    <w:rsid w:val="00E74EFB"/>
    <w:rsid w:val="00ED3E89"/>
    <w:rsid w:val="00EF464A"/>
    <w:rsid w:val="00F134C5"/>
    <w:rsid w:val="00F808D1"/>
    <w:rsid w:val="00FE09BC"/>
    <w:rsid w:val="03FD2AA1"/>
    <w:rsid w:val="0833F176"/>
    <w:rsid w:val="08A6987A"/>
    <w:rsid w:val="0B67AE29"/>
    <w:rsid w:val="0BAF872A"/>
    <w:rsid w:val="121EAEBE"/>
    <w:rsid w:val="1863B54A"/>
    <w:rsid w:val="217DD467"/>
    <w:rsid w:val="27C59DE9"/>
    <w:rsid w:val="2C90937C"/>
    <w:rsid w:val="31876C6C"/>
    <w:rsid w:val="3493C07B"/>
    <w:rsid w:val="3C4ECADA"/>
    <w:rsid w:val="3CDF8845"/>
    <w:rsid w:val="3D8EE93B"/>
    <w:rsid w:val="3F7A3D2D"/>
    <w:rsid w:val="428E6E39"/>
    <w:rsid w:val="4D2491D7"/>
    <w:rsid w:val="52DA7016"/>
    <w:rsid w:val="52F57AC8"/>
    <w:rsid w:val="537AAB83"/>
    <w:rsid w:val="54239C66"/>
    <w:rsid w:val="550ABB26"/>
    <w:rsid w:val="565ED9CB"/>
    <w:rsid w:val="5922C396"/>
    <w:rsid w:val="5DD859D7"/>
    <w:rsid w:val="5E86C0C7"/>
    <w:rsid w:val="69AA7EAB"/>
    <w:rsid w:val="6B1A31C0"/>
    <w:rsid w:val="6DC56C27"/>
    <w:rsid w:val="70123B4B"/>
    <w:rsid w:val="701311BA"/>
    <w:rsid w:val="70E882F8"/>
    <w:rsid w:val="7466CBC2"/>
    <w:rsid w:val="77333ED6"/>
    <w:rsid w:val="7CD70A8D"/>
    <w:rsid w:val="7ED7BC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C3FA"/>
  <w15:chartTrackingRefBased/>
  <w15:docId w15:val="{FA04CDD6-798D-4428-A957-DFA95DC9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0A7"/>
    <w:rPr>
      <w:rFonts w:eastAsiaTheme="majorEastAsia" w:cstheme="majorBidi"/>
      <w:color w:val="272727" w:themeColor="text1" w:themeTint="D8"/>
    </w:rPr>
  </w:style>
  <w:style w:type="paragraph" w:styleId="Title">
    <w:name w:val="Title"/>
    <w:basedOn w:val="Normal"/>
    <w:next w:val="Normal"/>
    <w:link w:val="TitleChar"/>
    <w:uiPriority w:val="10"/>
    <w:qFormat/>
    <w:rsid w:val="00E73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0A7"/>
    <w:pPr>
      <w:spacing w:before="160"/>
      <w:jc w:val="center"/>
    </w:pPr>
    <w:rPr>
      <w:i/>
      <w:iCs/>
      <w:color w:val="404040" w:themeColor="text1" w:themeTint="BF"/>
    </w:rPr>
  </w:style>
  <w:style w:type="character" w:customStyle="1" w:styleId="QuoteChar">
    <w:name w:val="Quote Char"/>
    <w:basedOn w:val="DefaultParagraphFont"/>
    <w:link w:val="Quote"/>
    <w:uiPriority w:val="29"/>
    <w:rsid w:val="00E730A7"/>
    <w:rPr>
      <w:i/>
      <w:iCs/>
      <w:color w:val="404040" w:themeColor="text1" w:themeTint="BF"/>
    </w:rPr>
  </w:style>
  <w:style w:type="paragraph" w:styleId="ListParagraph">
    <w:name w:val="List Paragraph"/>
    <w:basedOn w:val="Normal"/>
    <w:uiPriority w:val="34"/>
    <w:qFormat/>
    <w:rsid w:val="00E730A7"/>
    <w:pPr>
      <w:ind w:left="720"/>
      <w:contextualSpacing/>
    </w:pPr>
  </w:style>
  <w:style w:type="character" w:styleId="IntenseEmphasis">
    <w:name w:val="Intense Emphasis"/>
    <w:basedOn w:val="DefaultParagraphFont"/>
    <w:uiPriority w:val="21"/>
    <w:qFormat/>
    <w:rsid w:val="00E730A7"/>
    <w:rPr>
      <w:i/>
      <w:iCs/>
      <w:color w:val="0F4761" w:themeColor="accent1" w:themeShade="BF"/>
    </w:rPr>
  </w:style>
  <w:style w:type="paragraph" w:styleId="IntenseQuote">
    <w:name w:val="Intense Quote"/>
    <w:basedOn w:val="Normal"/>
    <w:next w:val="Normal"/>
    <w:link w:val="IntenseQuoteChar"/>
    <w:uiPriority w:val="30"/>
    <w:qFormat/>
    <w:rsid w:val="00E73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0A7"/>
    <w:rPr>
      <w:i/>
      <w:iCs/>
      <w:color w:val="0F4761" w:themeColor="accent1" w:themeShade="BF"/>
    </w:rPr>
  </w:style>
  <w:style w:type="character" w:styleId="IntenseReference">
    <w:name w:val="Intense Reference"/>
    <w:basedOn w:val="DefaultParagraphFont"/>
    <w:uiPriority w:val="32"/>
    <w:qFormat/>
    <w:rsid w:val="00E730A7"/>
    <w:rPr>
      <w:b/>
      <w:bCs/>
      <w:smallCaps/>
      <w:color w:val="0F4761" w:themeColor="accent1" w:themeShade="BF"/>
      <w:spacing w:val="5"/>
    </w:rPr>
  </w:style>
  <w:style w:type="table" w:styleId="TableGrid">
    <w:name w:val="Table Grid"/>
    <w:basedOn w:val="TableNormal"/>
    <w:uiPriority w:val="39"/>
    <w:rsid w:val="00756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159D"/>
    <w:rPr>
      <w:color w:val="467886" w:themeColor="hyperlink"/>
      <w:u w:val="single"/>
    </w:rPr>
  </w:style>
  <w:style w:type="character" w:styleId="UnresolvedMention">
    <w:name w:val="Unresolved Mention"/>
    <w:basedOn w:val="DefaultParagraphFont"/>
    <w:uiPriority w:val="99"/>
    <w:semiHidden/>
    <w:unhideWhenUsed/>
    <w:rsid w:val="0065159D"/>
    <w:rPr>
      <w:color w:val="605E5C"/>
      <w:shd w:val="clear" w:color="auto" w:fill="E1DFDD"/>
    </w:rPr>
  </w:style>
  <w:style w:type="paragraph" w:styleId="Revision">
    <w:name w:val="Revision"/>
    <w:hidden/>
    <w:uiPriority w:val="99"/>
    <w:semiHidden/>
    <w:rsid w:val="00AD06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384820">
      <w:bodyDiv w:val="1"/>
      <w:marLeft w:val="0"/>
      <w:marRight w:val="0"/>
      <w:marTop w:val="0"/>
      <w:marBottom w:val="0"/>
      <w:divBdr>
        <w:top w:val="none" w:sz="0" w:space="0" w:color="auto"/>
        <w:left w:val="none" w:sz="0" w:space="0" w:color="auto"/>
        <w:bottom w:val="none" w:sz="0" w:space="0" w:color="auto"/>
        <w:right w:val="none" w:sz="0" w:space="0" w:color="auto"/>
      </w:divBdr>
    </w:div>
    <w:div w:id="892152900">
      <w:bodyDiv w:val="1"/>
      <w:marLeft w:val="0"/>
      <w:marRight w:val="0"/>
      <w:marTop w:val="0"/>
      <w:marBottom w:val="0"/>
      <w:divBdr>
        <w:top w:val="none" w:sz="0" w:space="0" w:color="auto"/>
        <w:left w:val="none" w:sz="0" w:space="0" w:color="auto"/>
        <w:bottom w:val="none" w:sz="0" w:space="0" w:color="auto"/>
        <w:right w:val="none" w:sz="0" w:space="0" w:color="auto"/>
      </w:divBdr>
      <w:divsChild>
        <w:div w:id="612055639">
          <w:marLeft w:val="0"/>
          <w:marRight w:val="0"/>
          <w:marTop w:val="0"/>
          <w:marBottom w:val="0"/>
          <w:divBdr>
            <w:top w:val="none" w:sz="0" w:space="0" w:color="auto"/>
            <w:left w:val="none" w:sz="0" w:space="0" w:color="auto"/>
            <w:bottom w:val="none" w:sz="0" w:space="0" w:color="auto"/>
            <w:right w:val="none" w:sz="0" w:space="0" w:color="auto"/>
          </w:divBdr>
          <w:divsChild>
            <w:div w:id="1840610584">
              <w:marLeft w:val="0"/>
              <w:marRight w:val="0"/>
              <w:marTop w:val="0"/>
              <w:marBottom w:val="0"/>
              <w:divBdr>
                <w:top w:val="none" w:sz="0" w:space="0" w:color="auto"/>
                <w:left w:val="none" w:sz="0" w:space="0" w:color="auto"/>
                <w:bottom w:val="none" w:sz="0" w:space="0" w:color="auto"/>
                <w:right w:val="none" w:sz="0" w:space="0" w:color="auto"/>
              </w:divBdr>
              <w:divsChild>
                <w:div w:id="612522717">
                  <w:marLeft w:val="0"/>
                  <w:marRight w:val="0"/>
                  <w:marTop w:val="0"/>
                  <w:marBottom w:val="0"/>
                  <w:divBdr>
                    <w:top w:val="none" w:sz="0" w:space="0" w:color="auto"/>
                    <w:left w:val="none" w:sz="0" w:space="0" w:color="auto"/>
                    <w:bottom w:val="none" w:sz="0" w:space="0" w:color="auto"/>
                    <w:right w:val="none" w:sz="0" w:space="0" w:color="auto"/>
                  </w:divBdr>
                  <w:divsChild>
                    <w:div w:id="778794236">
                      <w:marLeft w:val="0"/>
                      <w:marRight w:val="0"/>
                      <w:marTop w:val="0"/>
                      <w:marBottom w:val="0"/>
                      <w:divBdr>
                        <w:top w:val="none" w:sz="0" w:space="0" w:color="auto"/>
                        <w:left w:val="none" w:sz="0" w:space="0" w:color="auto"/>
                        <w:bottom w:val="none" w:sz="0" w:space="0" w:color="auto"/>
                        <w:right w:val="none" w:sz="0" w:space="0" w:color="auto"/>
                      </w:divBdr>
                      <w:divsChild>
                        <w:div w:id="1633704681">
                          <w:marLeft w:val="0"/>
                          <w:marRight w:val="0"/>
                          <w:marTop w:val="0"/>
                          <w:marBottom w:val="0"/>
                          <w:divBdr>
                            <w:top w:val="none" w:sz="0" w:space="0" w:color="auto"/>
                            <w:left w:val="none" w:sz="0" w:space="0" w:color="auto"/>
                            <w:bottom w:val="none" w:sz="0" w:space="0" w:color="auto"/>
                            <w:right w:val="none" w:sz="0" w:space="0" w:color="auto"/>
                          </w:divBdr>
                          <w:divsChild>
                            <w:div w:id="2061244897">
                              <w:marLeft w:val="0"/>
                              <w:marRight w:val="0"/>
                              <w:marTop w:val="0"/>
                              <w:marBottom w:val="0"/>
                              <w:divBdr>
                                <w:top w:val="none" w:sz="0" w:space="0" w:color="auto"/>
                                <w:left w:val="none" w:sz="0" w:space="0" w:color="auto"/>
                                <w:bottom w:val="none" w:sz="0" w:space="0" w:color="auto"/>
                                <w:right w:val="none" w:sz="0" w:space="0" w:color="auto"/>
                              </w:divBdr>
                              <w:divsChild>
                                <w:div w:id="620500653">
                                  <w:marLeft w:val="0"/>
                                  <w:marRight w:val="0"/>
                                  <w:marTop w:val="0"/>
                                  <w:marBottom w:val="0"/>
                                  <w:divBdr>
                                    <w:top w:val="none" w:sz="0" w:space="0" w:color="auto"/>
                                    <w:left w:val="none" w:sz="0" w:space="0" w:color="auto"/>
                                    <w:bottom w:val="none" w:sz="0" w:space="0" w:color="auto"/>
                                    <w:right w:val="none" w:sz="0" w:space="0" w:color="auto"/>
                                  </w:divBdr>
                                  <w:divsChild>
                                    <w:div w:id="10690283">
                                      <w:marLeft w:val="0"/>
                                      <w:marRight w:val="0"/>
                                      <w:marTop w:val="0"/>
                                      <w:marBottom w:val="0"/>
                                      <w:divBdr>
                                        <w:top w:val="none" w:sz="0" w:space="0" w:color="auto"/>
                                        <w:left w:val="none" w:sz="0" w:space="0" w:color="auto"/>
                                        <w:bottom w:val="none" w:sz="0" w:space="0" w:color="auto"/>
                                        <w:right w:val="none" w:sz="0" w:space="0" w:color="auto"/>
                                      </w:divBdr>
                                      <w:divsChild>
                                        <w:div w:id="1020425324">
                                          <w:marLeft w:val="0"/>
                                          <w:marRight w:val="0"/>
                                          <w:marTop w:val="0"/>
                                          <w:marBottom w:val="0"/>
                                          <w:divBdr>
                                            <w:top w:val="none" w:sz="0" w:space="0" w:color="auto"/>
                                            <w:left w:val="none" w:sz="0" w:space="0" w:color="auto"/>
                                            <w:bottom w:val="none" w:sz="0" w:space="0" w:color="auto"/>
                                            <w:right w:val="none" w:sz="0" w:space="0" w:color="auto"/>
                                          </w:divBdr>
                                          <w:divsChild>
                                            <w:div w:id="931887925">
                                              <w:marLeft w:val="0"/>
                                              <w:marRight w:val="0"/>
                                              <w:marTop w:val="0"/>
                                              <w:marBottom w:val="0"/>
                                              <w:divBdr>
                                                <w:top w:val="none" w:sz="0" w:space="0" w:color="auto"/>
                                                <w:left w:val="none" w:sz="0" w:space="0" w:color="auto"/>
                                                <w:bottom w:val="none" w:sz="0" w:space="0" w:color="auto"/>
                                                <w:right w:val="none" w:sz="0" w:space="0" w:color="auto"/>
                                              </w:divBdr>
                                              <w:divsChild>
                                                <w:div w:id="1002660395">
                                                  <w:marLeft w:val="0"/>
                                                  <w:marRight w:val="0"/>
                                                  <w:marTop w:val="0"/>
                                                  <w:marBottom w:val="0"/>
                                                  <w:divBdr>
                                                    <w:top w:val="none" w:sz="0" w:space="0" w:color="auto"/>
                                                    <w:left w:val="none" w:sz="0" w:space="0" w:color="auto"/>
                                                    <w:bottom w:val="none" w:sz="0" w:space="0" w:color="auto"/>
                                                    <w:right w:val="none" w:sz="0" w:space="0" w:color="auto"/>
                                                  </w:divBdr>
                                                  <w:divsChild>
                                                    <w:div w:id="1813719114">
                                                      <w:marLeft w:val="0"/>
                                                      <w:marRight w:val="0"/>
                                                      <w:marTop w:val="0"/>
                                                      <w:marBottom w:val="0"/>
                                                      <w:divBdr>
                                                        <w:top w:val="none" w:sz="0" w:space="0" w:color="auto"/>
                                                        <w:left w:val="none" w:sz="0" w:space="0" w:color="auto"/>
                                                        <w:bottom w:val="none" w:sz="0" w:space="0" w:color="auto"/>
                                                        <w:right w:val="none" w:sz="0" w:space="0" w:color="auto"/>
                                                      </w:divBdr>
                                                      <w:divsChild>
                                                        <w:div w:id="756748409">
                                                          <w:marLeft w:val="0"/>
                                                          <w:marRight w:val="0"/>
                                                          <w:marTop w:val="0"/>
                                                          <w:marBottom w:val="0"/>
                                                          <w:divBdr>
                                                            <w:top w:val="none" w:sz="0" w:space="0" w:color="auto"/>
                                                            <w:left w:val="none" w:sz="0" w:space="0" w:color="auto"/>
                                                            <w:bottom w:val="none" w:sz="0" w:space="0" w:color="auto"/>
                                                            <w:right w:val="none" w:sz="0" w:space="0" w:color="auto"/>
                                                          </w:divBdr>
                                                          <w:divsChild>
                                                            <w:div w:id="2049647069">
                                                              <w:marLeft w:val="0"/>
                                                              <w:marRight w:val="0"/>
                                                              <w:marTop w:val="0"/>
                                                              <w:marBottom w:val="0"/>
                                                              <w:divBdr>
                                                                <w:top w:val="none" w:sz="0" w:space="0" w:color="auto"/>
                                                                <w:left w:val="none" w:sz="0" w:space="0" w:color="auto"/>
                                                                <w:bottom w:val="none" w:sz="0" w:space="0" w:color="auto"/>
                                                                <w:right w:val="none" w:sz="0" w:space="0" w:color="auto"/>
                                                              </w:divBdr>
                                                              <w:divsChild>
                                                                <w:div w:id="1575237722">
                                                                  <w:marLeft w:val="0"/>
                                                                  <w:marRight w:val="0"/>
                                                                  <w:marTop w:val="0"/>
                                                                  <w:marBottom w:val="0"/>
                                                                  <w:divBdr>
                                                                    <w:top w:val="none" w:sz="0" w:space="0" w:color="auto"/>
                                                                    <w:left w:val="none" w:sz="0" w:space="0" w:color="auto"/>
                                                                    <w:bottom w:val="none" w:sz="0" w:space="0" w:color="auto"/>
                                                                    <w:right w:val="none" w:sz="0" w:space="0" w:color="auto"/>
                                                                  </w:divBdr>
                                                                  <w:divsChild>
                                                                    <w:div w:id="1522473147">
                                                                      <w:marLeft w:val="0"/>
                                                                      <w:marRight w:val="0"/>
                                                                      <w:marTop w:val="0"/>
                                                                      <w:marBottom w:val="0"/>
                                                                      <w:divBdr>
                                                                        <w:top w:val="none" w:sz="0" w:space="0" w:color="auto"/>
                                                                        <w:left w:val="none" w:sz="0" w:space="0" w:color="auto"/>
                                                                        <w:bottom w:val="none" w:sz="0" w:space="0" w:color="auto"/>
                                                                        <w:right w:val="none" w:sz="0" w:space="0" w:color="auto"/>
                                                                      </w:divBdr>
                                                                      <w:divsChild>
                                                                        <w:div w:id="1073357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573225">
      <w:bodyDiv w:val="1"/>
      <w:marLeft w:val="0"/>
      <w:marRight w:val="0"/>
      <w:marTop w:val="0"/>
      <w:marBottom w:val="0"/>
      <w:divBdr>
        <w:top w:val="none" w:sz="0" w:space="0" w:color="auto"/>
        <w:left w:val="none" w:sz="0" w:space="0" w:color="auto"/>
        <w:bottom w:val="none" w:sz="0" w:space="0" w:color="auto"/>
        <w:right w:val="none" w:sz="0" w:space="0" w:color="auto"/>
      </w:divBdr>
      <w:divsChild>
        <w:div w:id="1947157077">
          <w:marLeft w:val="0"/>
          <w:marRight w:val="0"/>
          <w:marTop w:val="0"/>
          <w:marBottom w:val="0"/>
          <w:divBdr>
            <w:top w:val="none" w:sz="0" w:space="0" w:color="auto"/>
            <w:left w:val="none" w:sz="0" w:space="0" w:color="auto"/>
            <w:bottom w:val="none" w:sz="0" w:space="0" w:color="auto"/>
            <w:right w:val="none" w:sz="0" w:space="0" w:color="auto"/>
          </w:divBdr>
          <w:divsChild>
            <w:div w:id="2011905588">
              <w:marLeft w:val="0"/>
              <w:marRight w:val="0"/>
              <w:marTop w:val="0"/>
              <w:marBottom w:val="0"/>
              <w:divBdr>
                <w:top w:val="none" w:sz="0" w:space="0" w:color="auto"/>
                <w:left w:val="none" w:sz="0" w:space="0" w:color="auto"/>
                <w:bottom w:val="none" w:sz="0" w:space="0" w:color="auto"/>
                <w:right w:val="none" w:sz="0" w:space="0" w:color="auto"/>
              </w:divBdr>
              <w:divsChild>
                <w:div w:id="376660491">
                  <w:marLeft w:val="0"/>
                  <w:marRight w:val="0"/>
                  <w:marTop w:val="0"/>
                  <w:marBottom w:val="0"/>
                  <w:divBdr>
                    <w:top w:val="none" w:sz="0" w:space="0" w:color="auto"/>
                    <w:left w:val="none" w:sz="0" w:space="0" w:color="auto"/>
                    <w:bottom w:val="none" w:sz="0" w:space="0" w:color="auto"/>
                    <w:right w:val="none" w:sz="0" w:space="0" w:color="auto"/>
                  </w:divBdr>
                  <w:divsChild>
                    <w:div w:id="79163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694486">
      <w:bodyDiv w:val="1"/>
      <w:marLeft w:val="0"/>
      <w:marRight w:val="0"/>
      <w:marTop w:val="0"/>
      <w:marBottom w:val="0"/>
      <w:divBdr>
        <w:top w:val="none" w:sz="0" w:space="0" w:color="auto"/>
        <w:left w:val="none" w:sz="0" w:space="0" w:color="auto"/>
        <w:bottom w:val="none" w:sz="0" w:space="0" w:color="auto"/>
        <w:right w:val="none" w:sz="0" w:space="0" w:color="auto"/>
      </w:divBdr>
      <w:divsChild>
        <w:div w:id="1444306953">
          <w:marLeft w:val="0"/>
          <w:marRight w:val="0"/>
          <w:marTop w:val="0"/>
          <w:marBottom w:val="0"/>
          <w:divBdr>
            <w:top w:val="none" w:sz="0" w:space="0" w:color="auto"/>
            <w:left w:val="none" w:sz="0" w:space="0" w:color="auto"/>
            <w:bottom w:val="none" w:sz="0" w:space="0" w:color="auto"/>
            <w:right w:val="none" w:sz="0" w:space="0" w:color="auto"/>
          </w:divBdr>
          <w:divsChild>
            <w:div w:id="104158730">
              <w:marLeft w:val="0"/>
              <w:marRight w:val="0"/>
              <w:marTop w:val="0"/>
              <w:marBottom w:val="0"/>
              <w:divBdr>
                <w:top w:val="none" w:sz="0" w:space="0" w:color="auto"/>
                <w:left w:val="none" w:sz="0" w:space="0" w:color="auto"/>
                <w:bottom w:val="none" w:sz="0" w:space="0" w:color="auto"/>
                <w:right w:val="none" w:sz="0" w:space="0" w:color="auto"/>
              </w:divBdr>
              <w:divsChild>
                <w:div w:id="894123433">
                  <w:marLeft w:val="0"/>
                  <w:marRight w:val="0"/>
                  <w:marTop w:val="0"/>
                  <w:marBottom w:val="0"/>
                  <w:divBdr>
                    <w:top w:val="none" w:sz="0" w:space="0" w:color="auto"/>
                    <w:left w:val="none" w:sz="0" w:space="0" w:color="auto"/>
                    <w:bottom w:val="none" w:sz="0" w:space="0" w:color="auto"/>
                    <w:right w:val="none" w:sz="0" w:space="0" w:color="auto"/>
                  </w:divBdr>
                  <w:divsChild>
                    <w:div w:id="21331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44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Ruhani Jindal</dc:creator>
  <cp:keywords/>
  <dc:description/>
  <cp:lastModifiedBy>Ruhani Jindal</cp:lastModifiedBy>
  <cp:revision>132</cp:revision>
  <dcterms:created xsi:type="dcterms:W3CDTF">2025-01-14T21:25:00Z</dcterms:created>
  <dcterms:modified xsi:type="dcterms:W3CDTF">2025-01-23T18:06:00Z</dcterms:modified>
</cp:coreProperties>
</file>